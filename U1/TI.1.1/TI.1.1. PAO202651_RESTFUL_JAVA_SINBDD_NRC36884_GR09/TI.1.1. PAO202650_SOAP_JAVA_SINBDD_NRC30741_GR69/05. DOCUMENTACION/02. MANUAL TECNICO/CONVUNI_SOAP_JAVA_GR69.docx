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01844B" w14:textId="58ECEFBA" w:rsidR="00A64875" w:rsidRDefault="009E6FEE">
      <w:pPr>
        <w:pBdr>
          <w:top w:val="nil"/>
          <w:left w:val="nil"/>
          <w:bottom w:val="nil"/>
          <w:right w:val="nil"/>
          <w:between w:val="nil"/>
        </w:pBdr>
        <w:spacing w:before="0" w:after="0" w:line="240" w:lineRule="auto"/>
        <w:rPr>
          <w:color w:val="000000"/>
          <w:sz w:val="24"/>
          <w:szCs w:val="24"/>
        </w:rPr>
        <w:sectPr w:rsidR="00A64875" w:rsidSect="00AE0788">
          <w:footerReference w:type="default" r:id="rId8"/>
          <w:pgSz w:w="11906" w:h="16838"/>
          <w:pgMar w:top="1418" w:right="1701" w:bottom="1418" w:left="1701" w:header="709" w:footer="709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pgNumType w:start="0"/>
          <w:cols w:space="720"/>
          <w:titlePg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58D99516" wp14:editId="52AAE65F">
                <wp:simplePos x="0" y="0"/>
                <wp:positionH relativeFrom="column">
                  <wp:posOffset>177165</wp:posOffset>
                </wp:positionH>
                <wp:positionV relativeFrom="paragraph">
                  <wp:posOffset>2585720</wp:posOffset>
                </wp:positionV>
                <wp:extent cx="5353050" cy="6125428"/>
                <wp:effectExtent l="0" t="0" r="0" b="8890"/>
                <wp:wrapNone/>
                <wp:docPr id="32" name="Rectángulo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53050" cy="612542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49F271D0" w14:textId="154BBCB1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TEMA</w:t>
                            </w:r>
                          </w:p>
                          <w:p w14:paraId="75052249" w14:textId="711B66E9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</w:pPr>
                            <w:r w:rsidRPr="009E6FEE"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>TALLER SOAP EN JAVA</w:t>
                            </w:r>
                            <w:r>
                              <w:rPr>
                                <w:rFonts w:ascii="Arial Black" w:eastAsia="Libre Baskerville" w:hAnsi="Arial Black" w:cs="Libre Baskerville"/>
                                <w:smallCaps/>
                                <w:color w:val="000000"/>
                                <w:sz w:val="40"/>
                                <w:szCs w:val="40"/>
                              </w:rPr>
                              <w:t xml:space="preserve"> SIN BASE DE DATOS </w:t>
                            </w:r>
                          </w:p>
                          <w:p w14:paraId="104D04F5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</w:p>
                          <w:p w14:paraId="61012FAC" w14:textId="65ABF118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 xml:space="preserve">GRUPO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69</w:t>
                            </w:r>
                          </w:p>
                          <w:p w14:paraId="7B87F30E" w14:textId="6F7E20E8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xxxx</w:t>
                            </w:r>
                            <w:proofErr w:type="spellEnd"/>
                          </w:p>
                          <w:p w14:paraId="54C1519A" w14:textId="64701462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</w:pP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yyyy</w:t>
                            </w:r>
                            <w:proofErr w:type="spellEnd"/>
                          </w:p>
                          <w:p w14:paraId="3ACADCCD" w14:textId="05FAF59A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smallCaps/>
                                <w:color w:val="000000"/>
                                <w:sz w:val="44"/>
                              </w:rPr>
                              <w:t>zzzz</w:t>
                            </w:r>
                          </w:p>
                          <w:p w14:paraId="75748F47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058EBBB8" w14:textId="67BAAF78" w:rsidR="00A64875" w:rsidRP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TUTOR</w:t>
                            </w:r>
                          </w:p>
                          <w:p w14:paraId="4FC43A57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Ing. Eduardo Mauricio Campaña Ortega</w:t>
                            </w:r>
                          </w:p>
                          <w:p w14:paraId="35FEF3CC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proofErr w:type="gram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MIS.MDU.CCNA.CCIA</w:t>
                            </w:r>
                            <w:proofErr w:type="gram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.</w:t>
                            </w:r>
                          </w:p>
                          <w:p w14:paraId="10DBAAEF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Ingeniería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de Software</w:t>
                            </w:r>
                          </w:p>
                          <w:p w14:paraId="563953C9" w14:textId="77777777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PhD. (c)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Seguridad</w:t>
                            </w:r>
                            <w:proofErr w:type="spellEnd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36"/>
                              </w:rPr>
                              <w:t>Información</w:t>
                            </w:r>
                            <w:proofErr w:type="spellEnd"/>
                          </w:p>
                          <w:p w14:paraId="78F6E113" w14:textId="77777777" w:rsidR="009E6FEE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</w:pPr>
                          </w:p>
                          <w:p w14:paraId="7050325D" w14:textId="62920F82" w:rsidR="00A64875" w:rsidRDefault="009E6FEE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b/>
                                <w:color w:val="000000"/>
                                <w:sz w:val="36"/>
                              </w:rPr>
                              <w:t>FECHA</w:t>
                            </w:r>
                          </w:p>
                          <w:p w14:paraId="4FA90CA6" w14:textId="386BF383" w:rsidR="00A64875" w:rsidRDefault="000D7AA2" w:rsidP="009E6FEE">
                            <w:pPr>
                              <w:spacing w:before="0" w:after="0" w:line="240" w:lineRule="auto"/>
                              <w:jc w:val="center"/>
                              <w:textDirection w:val="btLr"/>
                            </w:pPr>
                            <w:r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 xml:space="preserve"> </w:t>
                            </w:r>
                            <w:r w:rsidR="009E6FEE">
                              <w:rPr>
                                <w:rFonts w:ascii="Libre Baskerville" w:eastAsia="Libre Baskerville" w:hAnsi="Libre Baskerville" w:cs="Libre Baskerville"/>
                                <w:color w:val="000000"/>
                                <w:sz w:val="44"/>
                              </w:rPr>
                              <w:t>24-Sep-26</w:t>
                            </w:r>
                          </w:p>
                        </w:txbxContent>
                      </wps:txbx>
                      <wps:bodyPr spcFirstLastPara="1" wrap="square" lIns="91425" tIns="45700" rIns="91425" bIns="45700" anchor="ctr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D99516" id="Rectángulo 32" o:spid="_x0000_s1026" style="position:absolute;left:0;text-align:left;margin-left:13.95pt;margin-top:203.6pt;width:421.5pt;height:482.3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" filled="f" stroked="f">
                <v:textbox inset="2.53958mm,1.2694mm,2.53958mm,1.2694mm">
                  <w:txbxContent>
                    <w:p w14:paraId="49F271D0" w14:textId="154BBCB1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TEMA</w:t>
                      </w:r>
                    </w:p>
                    <w:p w14:paraId="75052249" w14:textId="711B66E9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</w:pPr>
                      <w:r w:rsidRPr="009E6FEE"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>TALLER SOAP EN JAVA</w:t>
                      </w:r>
                      <w:r>
                        <w:rPr>
                          <w:rFonts w:ascii="Arial Black" w:eastAsia="Libre Baskerville" w:hAnsi="Arial Black" w:cs="Libre Baskerville"/>
                          <w:smallCaps/>
                          <w:color w:val="000000"/>
                          <w:sz w:val="40"/>
                          <w:szCs w:val="40"/>
                        </w:rPr>
                        <w:t xml:space="preserve"> SIN BASE DE DATOS </w:t>
                      </w:r>
                    </w:p>
                    <w:p w14:paraId="104D04F5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</w:p>
                    <w:p w14:paraId="61012FAC" w14:textId="65ABF118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 xml:space="preserve">GRUPO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69</w:t>
                      </w:r>
                    </w:p>
                    <w:p w14:paraId="7B87F30E" w14:textId="6F7E20E8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xxxx</w:t>
                      </w:r>
                      <w:proofErr w:type="spellEnd"/>
                    </w:p>
                    <w:p w14:paraId="54C1519A" w14:textId="64701462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</w:pP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yyyy</w:t>
                      </w:r>
                      <w:proofErr w:type="spellEnd"/>
                    </w:p>
                    <w:p w14:paraId="3ACADCCD" w14:textId="05FAF59A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smallCaps/>
                          <w:color w:val="000000"/>
                          <w:sz w:val="44"/>
                        </w:rPr>
                        <w:t>zzzz</w:t>
                      </w:r>
                    </w:p>
                    <w:p w14:paraId="75748F47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058EBBB8" w14:textId="67BAAF78" w:rsidR="00A64875" w:rsidRP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TUTOR</w:t>
                      </w:r>
                    </w:p>
                    <w:p w14:paraId="4FC43A57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Ing. Eduardo Mauricio Campaña Ortega</w:t>
                      </w:r>
                    </w:p>
                    <w:p w14:paraId="35FEF3CC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proofErr w:type="gram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MIS.MDU.CCNA.CCIA</w:t>
                      </w:r>
                      <w:proofErr w:type="gram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.</w:t>
                      </w:r>
                    </w:p>
                    <w:p w14:paraId="10DBAAEF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Ingeniería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de Software</w:t>
                      </w:r>
                    </w:p>
                    <w:p w14:paraId="563953C9" w14:textId="77777777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PhD. (c)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Seguridad</w:t>
                      </w:r>
                      <w:proofErr w:type="spellEnd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36"/>
                        </w:rPr>
                        <w:t>Información</w:t>
                      </w:r>
                      <w:proofErr w:type="spellEnd"/>
                    </w:p>
                    <w:p w14:paraId="78F6E113" w14:textId="77777777" w:rsidR="009E6FEE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</w:pPr>
                    </w:p>
                    <w:p w14:paraId="7050325D" w14:textId="62920F82" w:rsidR="00A64875" w:rsidRDefault="009E6FEE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b/>
                          <w:color w:val="000000"/>
                          <w:sz w:val="36"/>
                        </w:rPr>
                        <w:t>FECHA</w:t>
                      </w:r>
                    </w:p>
                    <w:p w14:paraId="4FA90CA6" w14:textId="386BF383" w:rsidR="00A64875" w:rsidRDefault="000D7AA2" w:rsidP="009E6FEE">
                      <w:pPr>
                        <w:spacing w:before="0" w:after="0" w:line="240" w:lineRule="auto"/>
                        <w:jc w:val="center"/>
                        <w:textDirection w:val="btLr"/>
                      </w:pPr>
                      <w:r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 xml:space="preserve"> </w:t>
                      </w:r>
                      <w:r w:rsidR="009E6FEE">
                        <w:rPr>
                          <w:rFonts w:ascii="Libre Baskerville" w:eastAsia="Libre Baskerville" w:hAnsi="Libre Baskerville" w:cs="Libre Baskerville"/>
                          <w:color w:val="000000"/>
                          <w:sz w:val="44"/>
                        </w:rPr>
                        <w:t>24-Sep-26</w:t>
                      </w:r>
                    </w:p>
                  </w:txbxContent>
                </v:textbox>
              </v:rect>
            </w:pict>
          </mc:Fallback>
        </mc:AlternateContent>
      </w:r>
      <w:r w:rsidR="000D7AA2">
        <w:rPr>
          <w:noProof/>
          <w:color w:val="000000"/>
          <w:sz w:val="24"/>
          <w:szCs w:val="24"/>
        </w:rPr>
        <mc:AlternateContent>
          <mc:Choice Requires="wpg">
            <w:drawing>
              <wp:anchor distT="0" distB="0" distL="0" distR="0" simplePos="0" relativeHeight="251658240" behindDoc="1" locked="0" layoutInCell="1" hidden="0" allowOverlap="1" wp14:anchorId="4C5ED23C" wp14:editId="6F5FDCFB">
                <wp:simplePos x="0" y="0"/>
                <wp:positionH relativeFrom="page">
                  <wp:posOffset>998219</wp:posOffset>
                </wp:positionH>
                <wp:positionV relativeFrom="page">
                  <wp:posOffset>906780</wp:posOffset>
                </wp:positionV>
                <wp:extent cx="2133199" cy="8869680"/>
                <wp:effectExtent l="0" t="0" r="0" b="0"/>
                <wp:wrapNone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3199" cy="8869680"/>
                          <a:chOff x="4279400" y="0"/>
                          <a:chExt cx="2137975" cy="7560000"/>
                        </a:xfrm>
                      </wpg:grpSpPr>
                      <wpg:grpSp>
                        <wpg:cNvPr id="2" name="Grupo 2"/>
                        <wpg:cNvGrpSpPr/>
                        <wpg:grpSpPr>
                          <a:xfrm>
                            <a:off x="4279401" y="0"/>
                            <a:ext cx="2133199" cy="7560000"/>
                            <a:chOff x="0" y="0"/>
                            <a:chExt cx="2133600" cy="9125712"/>
                          </a:xfrm>
                        </wpg:grpSpPr>
                        <wps:wsp>
                          <wps:cNvPr id="3" name="Rectángulo 3"/>
                          <wps:cNvSpPr/>
                          <wps:spPr>
                            <a:xfrm>
                              <a:off x="0" y="0"/>
                              <a:ext cx="2133600" cy="91257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D83F36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194535" cy="9125712"/>
                            </a:xfrm>
                            <a:prstGeom prst="rect">
                              <a:avLst/>
                            </a:prstGeom>
                            <a:solidFill>
                              <a:schemeClr val="dk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BDE4B70" w14:textId="77777777" w:rsidR="00A64875" w:rsidRDefault="00A64875">
                                <w:pPr>
                                  <w:spacing w:before="0" w:after="0" w:line="240" w:lineRule="auto"/>
                                  <w:jc w:val="left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5" name="Flecha: pentágono 5"/>
                          <wps:cNvSpPr/>
                          <wps:spPr>
                            <a:xfrm>
                              <a:off x="246378" y="1206935"/>
                              <a:ext cx="1483687" cy="552055"/>
                            </a:xfrm>
                            <a:prstGeom prst="homePlate">
                              <a:avLst>
                                <a:gd name="adj" fmla="val 50000"/>
                              </a:avLst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223722FE" w14:textId="77777777" w:rsidR="00A64875" w:rsidRDefault="000D7AA2">
                                <w:pPr>
                                  <w:spacing w:before="0" w:after="0" w:line="240" w:lineRule="auto"/>
                                  <w:jc w:val="right"/>
                                  <w:textDirection w:val="btLr"/>
                                </w:pPr>
                                <w:r>
                                  <w:rPr>
                                    <w:rFonts w:ascii="Arial" w:eastAsia="Arial" w:hAnsi="Arial" w:cs="Arial"/>
                                    <w:color w:val="FFFFFF"/>
                                    <w:sz w:val="28"/>
                                  </w:rPr>
                                  <w:t xml:space="preserve">     </w:t>
                                </w:r>
                              </w:p>
                            </w:txbxContent>
                          </wps:txbx>
                          <wps:bodyPr spcFirstLastPara="1" wrap="square" lIns="91425" tIns="0" rIns="182875" bIns="0" anchor="ctr" anchorCtr="0">
                            <a:noAutofit/>
                          </wps:bodyPr>
                        </wps:wsp>
                        <wpg:grpSp>
                          <wpg:cNvPr id="6" name="Grupo 6"/>
                          <wpg:cNvGrpSpPr/>
                          <wpg:grpSpPr>
                            <a:xfrm>
                              <a:off x="76200" y="4210050"/>
                              <a:ext cx="2057400" cy="4910328"/>
                              <a:chOff x="80645" y="4211812"/>
                              <a:chExt cx="1306273" cy="3121026"/>
                            </a:xfrm>
                          </wpg:grpSpPr>
                          <wpg:grpSp>
                            <wpg:cNvPr id="7" name="Grupo 7"/>
                            <wpg:cNvGrpSpPr/>
                            <wpg:grpSpPr>
                              <a:xfrm>
                                <a:off x="141062" y="4211812"/>
                                <a:ext cx="1047750" cy="3121026"/>
                                <a:chOff x="141062" y="4211812"/>
                                <a:chExt cx="1047750" cy="3121026"/>
                              </a:xfrm>
                            </wpg:grpSpPr>
                            <wps:wsp>
                              <wps:cNvPr id="8" name="Forma libre: forma 8"/>
                              <wps:cNvSpPr/>
                              <wps:spPr>
                                <a:xfrm>
                                  <a:off x="369662" y="6216825"/>
                                  <a:ext cx="193675" cy="6985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2" h="440" extrusionOk="0">
                                      <a:moveTo>
                                        <a:pt x="0" y="0"/>
                                      </a:moveTo>
                                      <a:lnTo>
                                        <a:pt x="39" y="152"/>
                                      </a:lnTo>
                                      <a:lnTo>
                                        <a:pt x="84" y="304"/>
                                      </a:lnTo>
                                      <a:lnTo>
                                        <a:pt x="122" y="417"/>
                                      </a:lnTo>
                                      <a:lnTo>
                                        <a:pt x="122" y="440"/>
                                      </a:lnTo>
                                      <a:lnTo>
                                        <a:pt x="76" y="306"/>
                                      </a:lnTo>
                                      <a:lnTo>
                                        <a:pt x="39" y="180"/>
                                      </a:lnTo>
                                      <a:lnTo>
                                        <a:pt x="6" y="5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9" name="Forma libre: forma 9"/>
                              <wps:cNvSpPr/>
                              <wps:spPr>
                                <a:xfrm>
                                  <a:off x="572862" y="6905800"/>
                                  <a:ext cx="184150" cy="4270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6" h="269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19"/>
                                      </a:lnTo>
                                      <a:lnTo>
                                        <a:pt x="37" y="93"/>
                                      </a:lnTo>
                                      <a:lnTo>
                                        <a:pt x="67" y="167"/>
                                      </a:lnTo>
                                      <a:lnTo>
                                        <a:pt x="116" y="269"/>
                                      </a:lnTo>
                                      <a:lnTo>
                                        <a:pt x="108" y="269"/>
                                      </a:lnTo>
                                      <a:lnTo>
                                        <a:pt x="60" y="169"/>
                                      </a:lnTo>
                                      <a:lnTo>
                                        <a:pt x="30" y="98"/>
                                      </a:lnTo>
                                      <a:lnTo>
                                        <a:pt x="1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0" name="Forma libre: forma 10"/>
                              <wps:cNvSpPr/>
                              <wps:spPr>
                                <a:xfrm>
                                  <a:off x="141062" y="4211812"/>
                                  <a:ext cx="222250" cy="20193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40" h="1272" extrusionOk="0">
                                      <a:moveTo>
                                        <a:pt x="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1" y="79"/>
                                      </a:lnTo>
                                      <a:lnTo>
                                        <a:pt x="3" y="159"/>
                                      </a:lnTo>
                                      <a:lnTo>
                                        <a:pt x="12" y="317"/>
                                      </a:lnTo>
                                      <a:lnTo>
                                        <a:pt x="23" y="476"/>
                                      </a:lnTo>
                                      <a:lnTo>
                                        <a:pt x="39" y="634"/>
                                      </a:lnTo>
                                      <a:lnTo>
                                        <a:pt x="58" y="792"/>
                                      </a:lnTo>
                                      <a:lnTo>
                                        <a:pt x="83" y="948"/>
                                      </a:lnTo>
                                      <a:lnTo>
                                        <a:pt x="107" y="1086"/>
                                      </a:lnTo>
                                      <a:lnTo>
                                        <a:pt x="135" y="1223"/>
                                      </a:lnTo>
                                      <a:lnTo>
                                        <a:pt x="140" y="1272"/>
                                      </a:lnTo>
                                      <a:lnTo>
                                        <a:pt x="138" y="1262"/>
                                      </a:lnTo>
                                      <a:lnTo>
                                        <a:pt x="105" y="1106"/>
                                      </a:lnTo>
                                      <a:lnTo>
                                        <a:pt x="77" y="949"/>
                                      </a:lnTo>
                                      <a:lnTo>
                                        <a:pt x="53" y="792"/>
                                      </a:lnTo>
                                      <a:lnTo>
                                        <a:pt x="35" y="634"/>
                                      </a:lnTo>
                                      <a:lnTo>
                                        <a:pt x="20" y="476"/>
                                      </a:lnTo>
                                      <a:lnTo>
                                        <a:pt x="9" y="317"/>
                                      </a:lnTo>
                                      <a:lnTo>
                                        <a:pt x="2" y="159"/>
                                      </a:lnTo>
                                      <a:lnTo>
                                        <a:pt x="0" y="7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" name="Forma libre: forma 11"/>
                              <wps:cNvSpPr/>
                              <wps:spPr>
                                <a:xfrm>
                                  <a:off x="341087" y="4861100"/>
                                  <a:ext cx="71438" cy="13557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854" extrusionOk="0">
                                      <a:moveTo>
                                        <a:pt x="45" y="0"/>
                                      </a:moveTo>
                                      <a:lnTo>
                                        <a:pt x="45" y="0"/>
                                      </a:lnTo>
                                      <a:lnTo>
                                        <a:pt x="35" y="66"/>
                                      </a:lnTo>
                                      <a:lnTo>
                                        <a:pt x="26" y="133"/>
                                      </a:lnTo>
                                      <a:lnTo>
                                        <a:pt x="14" y="267"/>
                                      </a:lnTo>
                                      <a:lnTo>
                                        <a:pt x="6" y="401"/>
                                      </a:lnTo>
                                      <a:lnTo>
                                        <a:pt x="3" y="534"/>
                                      </a:lnTo>
                                      <a:lnTo>
                                        <a:pt x="6" y="669"/>
                                      </a:lnTo>
                                      <a:lnTo>
                                        <a:pt x="14" y="803"/>
                                      </a:lnTo>
                                      <a:lnTo>
                                        <a:pt x="18" y="854"/>
                                      </a:lnTo>
                                      <a:lnTo>
                                        <a:pt x="18" y="851"/>
                                      </a:lnTo>
                                      <a:lnTo>
                                        <a:pt x="9" y="814"/>
                                      </a:lnTo>
                                      <a:lnTo>
                                        <a:pt x="8" y="803"/>
                                      </a:lnTo>
                                      <a:lnTo>
                                        <a:pt x="1" y="669"/>
                                      </a:lnTo>
                                      <a:lnTo>
                                        <a:pt x="0" y="534"/>
                                      </a:lnTo>
                                      <a:lnTo>
                                        <a:pt x="3" y="401"/>
                                      </a:lnTo>
                                      <a:lnTo>
                                        <a:pt x="12" y="267"/>
                                      </a:lnTo>
                                      <a:lnTo>
                                        <a:pt x="25" y="132"/>
                                      </a:lnTo>
                                      <a:lnTo>
                                        <a:pt x="34" y="66"/>
                                      </a:lnTo>
                                      <a:lnTo>
                                        <a:pt x="45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" name="Forma libre: forma 12"/>
                              <wps:cNvSpPr/>
                              <wps:spPr>
                                <a:xfrm>
                                  <a:off x="363312" y="6231112"/>
                                  <a:ext cx="244475" cy="998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4" h="629" extrusionOk="0">
                                      <a:moveTo>
                                        <a:pt x="0" y="0"/>
                                      </a:moveTo>
                                      <a:lnTo>
                                        <a:pt x="10" y="44"/>
                                      </a:lnTo>
                                      <a:lnTo>
                                        <a:pt x="21" y="126"/>
                                      </a:lnTo>
                                      <a:lnTo>
                                        <a:pt x="34" y="207"/>
                                      </a:lnTo>
                                      <a:lnTo>
                                        <a:pt x="53" y="293"/>
                                      </a:lnTo>
                                      <a:lnTo>
                                        <a:pt x="75" y="380"/>
                                      </a:lnTo>
                                      <a:lnTo>
                                        <a:pt x="100" y="466"/>
                                      </a:lnTo>
                                      <a:lnTo>
                                        <a:pt x="120" y="521"/>
                                      </a:lnTo>
                                      <a:lnTo>
                                        <a:pt x="141" y="576"/>
                                      </a:lnTo>
                                      <a:lnTo>
                                        <a:pt x="152" y="618"/>
                                      </a:lnTo>
                                      <a:lnTo>
                                        <a:pt x="154" y="629"/>
                                      </a:lnTo>
                                      <a:lnTo>
                                        <a:pt x="140" y="595"/>
                                      </a:lnTo>
                                      <a:lnTo>
                                        <a:pt x="115" y="532"/>
                                      </a:lnTo>
                                      <a:lnTo>
                                        <a:pt x="93" y="468"/>
                                      </a:lnTo>
                                      <a:lnTo>
                                        <a:pt x="67" y="383"/>
                                      </a:lnTo>
                                      <a:lnTo>
                                        <a:pt x="47" y="295"/>
                                      </a:lnTo>
                                      <a:lnTo>
                                        <a:pt x="28" y="207"/>
                                      </a:lnTo>
                                      <a:lnTo>
                                        <a:pt x="12" y="10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3" name="Forma libre: forma 13"/>
                              <wps:cNvSpPr/>
                              <wps:spPr>
                                <a:xfrm>
                                  <a:off x="620487" y="7223300"/>
                                  <a:ext cx="52388" cy="1095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69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69"/>
                                      </a:lnTo>
                                      <a:lnTo>
                                        <a:pt x="24" y="69"/>
                                      </a:lnTo>
                                      <a:lnTo>
                                        <a:pt x="12" y="3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4" name="Forma libre: forma 14"/>
                              <wps:cNvSpPr/>
                              <wps:spPr>
                                <a:xfrm>
                                  <a:off x="355374" y="6153325"/>
                                  <a:ext cx="23813" cy="14763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3" extrusionOk="0">
                                      <a:moveTo>
                                        <a:pt x="0" y="0"/>
                                      </a:moveTo>
                                      <a:lnTo>
                                        <a:pt x="9" y="37"/>
                                      </a:lnTo>
                                      <a:lnTo>
                                        <a:pt x="9" y="40"/>
                                      </a:lnTo>
                                      <a:lnTo>
                                        <a:pt x="15" y="93"/>
                                      </a:lnTo>
                                      <a:lnTo>
                                        <a:pt x="5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5" name="Forma libre: forma 15"/>
                              <wps:cNvSpPr/>
                              <wps:spPr>
                                <a:xfrm>
                                  <a:off x="563337" y="5689775"/>
                                  <a:ext cx="625475" cy="12160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94" h="766" extrusionOk="0">
                                      <a:moveTo>
                                        <a:pt x="394" y="0"/>
                                      </a:moveTo>
                                      <a:lnTo>
                                        <a:pt x="394" y="0"/>
                                      </a:lnTo>
                                      <a:lnTo>
                                        <a:pt x="356" y="38"/>
                                      </a:lnTo>
                                      <a:lnTo>
                                        <a:pt x="319" y="77"/>
                                      </a:lnTo>
                                      <a:lnTo>
                                        <a:pt x="284" y="117"/>
                                      </a:lnTo>
                                      <a:lnTo>
                                        <a:pt x="249" y="160"/>
                                      </a:lnTo>
                                      <a:lnTo>
                                        <a:pt x="207" y="218"/>
                                      </a:lnTo>
                                      <a:lnTo>
                                        <a:pt x="168" y="276"/>
                                      </a:lnTo>
                                      <a:lnTo>
                                        <a:pt x="131" y="339"/>
                                      </a:lnTo>
                                      <a:lnTo>
                                        <a:pt x="98" y="402"/>
                                      </a:lnTo>
                                      <a:lnTo>
                                        <a:pt x="69" y="467"/>
                                      </a:lnTo>
                                      <a:lnTo>
                                        <a:pt x="45" y="535"/>
                                      </a:lnTo>
                                      <a:lnTo>
                                        <a:pt x="26" y="604"/>
                                      </a:lnTo>
                                      <a:lnTo>
                                        <a:pt x="14" y="673"/>
                                      </a:lnTo>
                                      <a:lnTo>
                                        <a:pt x="7" y="746"/>
                                      </a:lnTo>
                                      <a:lnTo>
                                        <a:pt x="6" y="766"/>
                                      </a:lnTo>
                                      <a:lnTo>
                                        <a:pt x="0" y="749"/>
                                      </a:lnTo>
                                      <a:lnTo>
                                        <a:pt x="1" y="744"/>
                                      </a:lnTo>
                                      <a:lnTo>
                                        <a:pt x="7" y="673"/>
                                      </a:lnTo>
                                      <a:lnTo>
                                        <a:pt x="21" y="603"/>
                                      </a:lnTo>
                                      <a:lnTo>
                                        <a:pt x="40" y="533"/>
                                      </a:lnTo>
                                      <a:lnTo>
                                        <a:pt x="65" y="466"/>
                                      </a:lnTo>
                                      <a:lnTo>
                                        <a:pt x="94" y="400"/>
                                      </a:lnTo>
                                      <a:lnTo>
                                        <a:pt x="127" y="336"/>
                                      </a:lnTo>
                                      <a:lnTo>
                                        <a:pt x="164" y="275"/>
                                      </a:lnTo>
                                      <a:lnTo>
                                        <a:pt x="204" y="215"/>
                                      </a:lnTo>
                                      <a:lnTo>
                                        <a:pt x="248" y="158"/>
                                      </a:lnTo>
                                      <a:lnTo>
                                        <a:pt x="282" y="116"/>
                                      </a:lnTo>
                                      <a:lnTo>
                                        <a:pt x="318" y="76"/>
                                      </a:lnTo>
                                      <a:lnTo>
                                        <a:pt x="354" y="37"/>
                                      </a:lnTo>
                                      <a:lnTo>
                                        <a:pt x="39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6" name="Forma libre: forma 16"/>
                              <wps:cNvSpPr/>
                              <wps:spPr>
                                <a:xfrm>
                                  <a:off x="563337" y="6915325"/>
                                  <a:ext cx="57150" cy="3079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6" h="194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7" y="19"/>
                                      </a:lnTo>
                                      <a:lnTo>
                                        <a:pt x="11" y="80"/>
                                      </a:lnTo>
                                      <a:lnTo>
                                        <a:pt x="20" y="132"/>
                                      </a:lnTo>
                                      <a:lnTo>
                                        <a:pt x="33" y="185"/>
                                      </a:lnTo>
                                      <a:lnTo>
                                        <a:pt x="36" y="194"/>
                                      </a:lnTo>
                                      <a:lnTo>
                                        <a:pt x="21" y="161"/>
                                      </a:lnTo>
                                      <a:lnTo>
                                        <a:pt x="15" y="145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7" name="Forma libre: forma 17"/>
                              <wps:cNvSpPr/>
                              <wps:spPr>
                                <a:xfrm>
                                  <a:off x="607787" y="7229650"/>
                                  <a:ext cx="49213" cy="1031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5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5"/>
                                      </a:lnTo>
                                      <a:lnTo>
                                        <a:pt x="23" y="6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" name="Forma libre: forma 18"/>
                              <wps:cNvSpPr/>
                              <wps:spPr>
                                <a:xfrm>
                                  <a:off x="563337" y="6878812"/>
                                  <a:ext cx="11113" cy="666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2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7"/>
                                      </a:lnTo>
                                      <a:lnTo>
                                        <a:pt x="7" y="42"/>
                                      </a:lnTo>
                                      <a:lnTo>
                                        <a:pt x="6" y="39"/>
                                      </a:lnTo>
                                      <a:lnTo>
                                        <a:pt x="0" y="23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9" name="Forma libre: forma 19"/>
                              <wps:cNvSpPr/>
                              <wps:spPr>
                                <a:xfrm>
                                  <a:off x="587149" y="7145512"/>
                                  <a:ext cx="71438" cy="1873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5" h="118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6"/>
                                      </a:lnTo>
                                      <a:lnTo>
                                        <a:pt x="21" y="49"/>
                                      </a:lnTo>
                                      <a:lnTo>
                                        <a:pt x="33" y="84"/>
                                      </a:lnTo>
                                      <a:lnTo>
                                        <a:pt x="45" y="118"/>
                                      </a:lnTo>
                                      <a:lnTo>
                                        <a:pt x="44" y="118"/>
                                      </a:lnTo>
                                      <a:lnTo>
                                        <a:pt x="13" y="53"/>
                                      </a:lnTo>
                                      <a:lnTo>
                                        <a:pt x="11" y="4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/>
                                </a:solidFill>
                                <a:ln w="9525" cap="flat" cmpd="sng">
                                  <a:solidFill>
                                    <a:schemeClr val="dk2"/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  <wpg:grpSp>
                            <wpg:cNvPr id="20" name="Grupo 20"/>
                            <wpg:cNvGrpSpPr/>
                            <wpg:grpSpPr>
                              <a:xfrm>
                                <a:off x="80645" y="4826972"/>
                                <a:ext cx="1306273" cy="2505863"/>
                                <a:chOff x="80645" y="4649964"/>
                                <a:chExt cx="874712" cy="1677988"/>
                              </a:xfrm>
                            </wpg:grpSpPr>
                            <wps:wsp>
                              <wps:cNvPr id="21" name="Forma libre: forma 21"/>
                              <wps:cNvSpPr/>
                              <wps:spPr>
                                <a:xfrm>
                                  <a:off x="118745" y="5189714"/>
                                  <a:ext cx="198438" cy="7143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25" h="450" extrusionOk="0">
                                      <a:moveTo>
                                        <a:pt x="0" y="0"/>
                                      </a:moveTo>
                                      <a:lnTo>
                                        <a:pt x="41" y="155"/>
                                      </a:lnTo>
                                      <a:lnTo>
                                        <a:pt x="86" y="309"/>
                                      </a:lnTo>
                                      <a:lnTo>
                                        <a:pt x="125" y="425"/>
                                      </a:lnTo>
                                      <a:lnTo>
                                        <a:pt x="125" y="450"/>
                                      </a:lnTo>
                                      <a:lnTo>
                                        <a:pt x="79" y="311"/>
                                      </a:lnTo>
                                      <a:lnTo>
                                        <a:pt x="41" y="183"/>
                                      </a:lnTo>
                                      <a:lnTo>
                                        <a:pt x="7" y="5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2" name="Forma libre: forma 22"/>
                              <wps:cNvSpPr/>
                              <wps:spPr>
                                <a:xfrm>
                                  <a:off x="328295" y="5891389"/>
                                  <a:ext cx="187325" cy="4365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18" h="27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20"/>
                                      </a:lnTo>
                                      <a:lnTo>
                                        <a:pt x="37" y="96"/>
                                      </a:lnTo>
                                      <a:lnTo>
                                        <a:pt x="69" y="170"/>
                                      </a:lnTo>
                                      <a:lnTo>
                                        <a:pt x="118" y="275"/>
                                      </a:lnTo>
                                      <a:lnTo>
                                        <a:pt x="109" y="275"/>
                                      </a:lnTo>
                                      <a:lnTo>
                                        <a:pt x="61" y="174"/>
                                      </a:lnTo>
                                      <a:lnTo>
                                        <a:pt x="30" y="100"/>
                                      </a:lnTo>
                                      <a:lnTo>
                                        <a:pt x="0" y="2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3" name="Forma libre: forma 23"/>
                              <wps:cNvSpPr/>
                              <wps:spPr>
                                <a:xfrm>
                                  <a:off x="80645" y="5010327"/>
                                  <a:ext cx="31750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16" y="72"/>
                                      </a:lnTo>
                                      <a:lnTo>
                                        <a:pt x="20" y="121"/>
                                      </a:lnTo>
                                      <a:lnTo>
                                        <a:pt x="18" y="112"/>
                                      </a:lnTo>
                                      <a:lnTo>
                                        <a:pt x="0" y="31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4" name="Forma libre: forma 24"/>
                              <wps:cNvSpPr/>
                              <wps:spPr>
                                <a:xfrm>
                                  <a:off x="112395" y="5202414"/>
                                  <a:ext cx="250825" cy="10207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8" h="643" extrusionOk="0">
                                      <a:moveTo>
                                        <a:pt x="0" y="0"/>
                                      </a:moveTo>
                                      <a:lnTo>
                                        <a:pt x="11" y="46"/>
                                      </a:lnTo>
                                      <a:lnTo>
                                        <a:pt x="22" y="129"/>
                                      </a:lnTo>
                                      <a:lnTo>
                                        <a:pt x="36" y="211"/>
                                      </a:lnTo>
                                      <a:lnTo>
                                        <a:pt x="55" y="301"/>
                                      </a:lnTo>
                                      <a:lnTo>
                                        <a:pt x="76" y="389"/>
                                      </a:lnTo>
                                      <a:lnTo>
                                        <a:pt x="103" y="476"/>
                                      </a:lnTo>
                                      <a:lnTo>
                                        <a:pt x="123" y="533"/>
                                      </a:lnTo>
                                      <a:lnTo>
                                        <a:pt x="144" y="588"/>
                                      </a:lnTo>
                                      <a:lnTo>
                                        <a:pt x="155" y="632"/>
                                      </a:lnTo>
                                      <a:lnTo>
                                        <a:pt x="158" y="643"/>
                                      </a:lnTo>
                                      <a:lnTo>
                                        <a:pt x="142" y="608"/>
                                      </a:lnTo>
                                      <a:lnTo>
                                        <a:pt x="118" y="544"/>
                                      </a:lnTo>
                                      <a:lnTo>
                                        <a:pt x="95" y="478"/>
                                      </a:lnTo>
                                      <a:lnTo>
                                        <a:pt x="69" y="391"/>
                                      </a:lnTo>
                                      <a:lnTo>
                                        <a:pt x="47" y="302"/>
                                      </a:lnTo>
                                      <a:lnTo>
                                        <a:pt x="29" y="212"/>
                                      </a:lnTo>
                                      <a:lnTo>
                                        <a:pt x="13" y="107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5" name="Forma libre: forma 25"/>
                              <wps:cNvSpPr/>
                              <wps:spPr>
                                <a:xfrm>
                                  <a:off x="375920" y="6215239"/>
                                  <a:ext cx="52388" cy="1127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" h="71" extrusionOk="0">
                                      <a:moveTo>
                                        <a:pt x="0" y="0"/>
                                      </a:moveTo>
                                      <a:lnTo>
                                        <a:pt x="33" y="71"/>
                                      </a:lnTo>
                                      <a:lnTo>
                                        <a:pt x="24" y="71"/>
                                      </a:lnTo>
                                      <a:lnTo>
                                        <a:pt x="11" y="3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6" name="Forma libre: forma 26"/>
                              <wps:cNvSpPr/>
                              <wps:spPr>
                                <a:xfrm>
                                  <a:off x="106045" y="5124627"/>
                                  <a:ext cx="23813" cy="15081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" h="95" extrusionOk="0">
                                      <a:moveTo>
                                        <a:pt x="0" y="0"/>
                                      </a:moveTo>
                                      <a:lnTo>
                                        <a:pt x="8" y="37"/>
                                      </a:lnTo>
                                      <a:lnTo>
                                        <a:pt x="8" y="41"/>
                                      </a:lnTo>
                                      <a:lnTo>
                                        <a:pt x="15" y="95"/>
                                      </a:lnTo>
                                      <a:lnTo>
                                        <a:pt x="4" y="49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7" name="Forma libre: forma 27"/>
                              <wps:cNvSpPr/>
                              <wps:spPr>
                                <a:xfrm>
                                  <a:off x="317182" y="4649964"/>
                                  <a:ext cx="638175" cy="12414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02" h="782" extrusionOk="0">
                                      <a:moveTo>
                                        <a:pt x="402" y="0"/>
                                      </a:moveTo>
                                      <a:lnTo>
                                        <a:pt x="402" y="1"/>
                                      </a:lnTo>
                                      <a:lnTo>
                                        <a:pt x="363" y="39"/>
                                      </a:lnTo>
                                      <a:lnTo>
                                        <a:pt x="325" y="79"/>
                                      </a:lnTo>
                                      <a:lnTo>
                                        <a:pt x="290" y="121"/>
                                      </a:lnTo>
                                      <a:lnTo>
                                        <a:pt x="255" y="164"/>
                                      </a:lnTo>
                                      <a:lnTo>
                                        <a:pt x="211" y="222"/>
                                      </a:lnTo>
                                      <a:lnTo>
                                        <a:pt x="171" y="284"/>
                                      </a:lnTo>
                                      <a:lnTo>
                                        <a:pt x="133" y="346"/>
                                      </a:lnTo>
                                      <a:lnTo>
                                        <a:pt x="100" y="411"/>
                                      </a:lnTo>
                                      <a:lnTo>
                                        <a:pt x="71" y="478"/>
                                      </a:lnTo>
                                      <a:lnTo>
                                        <a:pt x="45" y="546"/>
                                      </a:lnTo>
                                      <a:lnTo>
                                        <a:pt x="27" y="617"/>
                                      </a:lnTo>
                                      <a:lnTo>
                                        <a:pt x="13" y="689"/>
                                      </a:lnTo>
                                      <a:lnTo>
                                        <a:pt x="7" y="761"/>
                                      </a:lnTo>
                                      <a:lnTo>
                                        <a:pt x="7" y="782"/>
                                      </a:lnTo>
                                      <a:lnTo>
                                        <a:pt x="0" y="765"/>
                                      </a:lnTo>
                                      <a:lnTo>
                                        <a:pt x="1" y="761"/>
                                      </a:lnTo>
                                      <a:lnTo>
                                        <a:pt x="7" y="688"/>
                                      </a:lnTo>
                                      <a:lnTo>
                                        <a:pt x="21" y="616"/>
                                      </a:lnTo>
                                      <a:lnTo>
                                        <a:pt x="40" y="545"/>
                                      </a:lnTo>
                                      <a:lnTo>
                                        <a:pt x="66" y="475"/>
                                      </a:lnTo>
                                      <a:lnTo>
                                        <a:pt x="95" y="409"/>
                                      </a:lnTo>
                                      <a:lnTo>
                                        <a:pt x="130" y="343"/>
                                      </a:lnTo>
                                      <a:lnTo>
                                        <a:pt x="167" y="281"/>
                                      </a:lnTo>
                                      <a:lnTo>
                                        <a:pt x="209" y="220"/>
                                      </a:lnTo>
                                      <a:lnTo>
                                        <a:pt x="253" y="163"/>
                                      </a:lnTo>
                                      <a:lnTo>
                                        <a:pt x="287" y="120"/>
                                      </a:lnTo>
                                      <a:lnTo>
                                        <a:pt x="324" y="78"/>
                                      </a:lnTo>
                                      <a:lnTo>
                                        <a:pt x="362" y="38"/>
                                      </a:lnTo>
                                      <a:lnTo>
                                        <a:pt x="402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8" name="Forma libre: forma 28"/>
                              <wps:cNvSpPr/>
                              <wps:spPr>
                                <a:xfrm>
                                  <a:off x="317182" y="5904089"/>
                                  <a:ext cx="58738" cy="3111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7" h="196" extrusionOk="0">
                                      <a:moveTo>
                                        <a:pt x="0" y="0"/>
                                      </a:moveTo>
                                      <a:lnTo>
                                        <a:pt x="6" y="15"/>
                                      </a:lnTo>
                                      <a:lnTo>
                                        <a:pt x="7" y="18"/>
                                      </a:lnTo>
                                      <a:lnTo>
                                        <a:pt x="12" y="80"/>
                                      </a:lnTo>
                                      <a:lnTo>
                                        <a:pt x="21" y="134"/>
                                      </a:lnTo>
                                      <a:lnTo>
                                        <a:pt x="33" y="188"/>
                                      </a:lnTo>
                                      <a:lnTo>
                                        <a:pt x="37" y="196"/>
                                      </a:lnTo>
                                      <a:lnTo>
                                        <a:pt x="22" y="162"/>
                                      </a:lnTo>
                                      <a:lnTo>
                                        <a:pt x="15" y="146"/>
                                      </a:lnTo>
                                      <a:lnTo>
                                        <a:pt x="5" y="81"/>
                                      </a:lnTo>
                                      <a:lnTo>
                                        <a:pt x="1" y="40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29" name="Forma libre: forma 29"/>
                              <wps:cNvSpPr/>
                              <wps:spPr>
                                <a:xfrm>
                                  <a:off x="363220" y="6223177"/>
                                  <a:ext cx="49213" cy="1047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1" h="66" extrusionOk="0">
                                      <a:moveTo>
                                        <a:pt x="0" y="0"/>
                                      </a:moveTo>
                                      <a:lnTo>
                                        <a:pt x="31" y="66"/>
                                      </a:lnTo>
                                      <a:lnTo>
                                        <a:pt x="24" y="66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0" name="Forma libre: forma 30"/>
                              <wps:cNvSpPr/>
                              <wps:spPr>
                                <a:xfrm>
                                  <a:off x="317182" y="5864402"/>
                                  <a:ext cx="11113" cy="6826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" h="43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7"/>
                                      </a:lnTo>
                                      <a:lnTo>
                                        <a:pt x="7" y="43"/>
                                      </a:lnTo>
                                      <a:lnTo>
                                        <a:pt x="6" y="40"/>
                                      </a:lnTo>
                                      <a:lnTo>
                                        <a:pt x="0" y="25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31" name="Forma libre: forma 31"/>
                              <wps:cNvSpPr/>
                              <wps:spPr>
                                <a:xfrm>
                                  <a:off x="340995" y="6135864"/>
                                  <a:ext cx="73025" cy="192088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6" h="121" extrusionOk="0">
                                      <a:moveTo>
                                        <a:pt x="0" y="0"/>
                                      </a:moveTo>
                                      <a:lnTo>
                                        <a:pt x="7" y="16"/>
                                      </a:lnTo>
                                      <a:lnTo>
                                        <a:pt x="22" y="50"/>
                                      </a:lnTo>
                                      <a:lnTo>
                                        <a:pt x="33" y="86"/>
                                      </a:lnTo>
                                      <a:lnTo>
                                        <a:pt x="46" y="121"/>
                                      </a:lnTo>
                                      <a:lnTo>
                                        <a:pt x="45" y="121"/>
                                      </a:lnTo>
                                      <a:lnTo>
                                        <a:pt x="14" y="55"/>
                                      </a:lnTo>
                                      <a:lnTo>
                                        <a:pt x="11" y="44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chemeClr val="dk2">
                                    <a:alpha val="20000"/>
                                  </a:schemeClr>
                                </a:solidFill>
                                <a:ln w="9525" cap="flat" cmpd="sng">
                                  <a:solidFill>
                                    <a:schemeClr val="dk2">
                                      <a:alpha val="20000"/>
                                    </a:schemeClr>
                                  </a:solidFill>
                                  <a:prstDash val="solid"/>
                                  <a:round/>
                                  <a:headEnd type="none" w="sm" len="sm"/>
                                  <a:tailEnd type="none" w="sm" len="sm"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C5ED23C" id="Grupo 1" o:spid="_x0000_s1027" style="position:absolute;left:0;text-align:left;margin-left:78.6pt;margin-top:71.4pt;width:167.95pt;height:698.4pt;z-index:-251658240;mso-wrap-distance-left:0;mso-wrap-distance-right:0;mso-position-horizontal-relative:page;mso-position-vertical-relative:page" coordorigin="42794" coordsize="2137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">
                <v:group id="Grupo 2" o:spid="_x0000_s1028" style="position:absolute;left:42794;width:21332;height:75600" coordsize="21336,912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MBtcxAAAANo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Sv4vRJugNz9AAAA//8DAFBLAQItABQABgAIAAAAIQDb4fbL7gAAAIUBAAATAAAAAAAAAAAA&#10;AAAAAAAAAABbQ29udGVudF9UeXBlc10ueG1sUEsBAi0AFAAGAAgAAAAhAFr0LFu/AAAAFQEAAAsA&#10;AAAAAAAAAAAAAAAAHwEAAF9yZWxzLy5yZWxzUEsBAi0AFAAGAAgAAAAhALIwG1zEAAAA2gAAAA8A&#10;AAAAAAAAAAAAAAAABwIAAGRycy9kb3ducmV2LnhtbFBLBQYAAAAAAwADALcAAAD4AgAAAAA=&#10;">
                  <v:rect id="Rectángulo 3" o:spid="_x0000_s1029" style="position:absolute;width:21336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" filled="f" stroked="f">
                    <v:textbox inset="2.53958mm,2.53958mm,2.53958mm,2.53958mm">
                      <w:txbxContent>
                        <w:p w14:paraId="09D83F36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rect id="Rectángulo 4" o:spid="_x0000_s1030" style="position:absolute;width:1945;height:912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" fillcolor="#1f497d [3202]" stroked="f">
                    <v:textbox inset="2.53958mm,2.53958mm,2.53958mm,2.53958mm">
                      <w:txbxContent>
                        <w:p w14:paraId="6BDE4B70" w14:textId="77777777" w:rsidR="00A64875" w:rsidRDefault="00A64875">
                          <w:pPr>
                            <w:spacing w:before="0" w:after="0" w:line="240" w:lineRule="auto"/>
                            <w:jc w:val="left"/>
                            <w:textDirection w:val="btLr"/>
                          </w:pPr>
                        </w:p>
                      </w:txbxContent>
                    </v:textbox>
                  </v:rect>
                  <v:shapetype id="_x0000_t15" coordsize="21600,21600" o:spt="15" adj="16200" path="m@0,l,,,21600@0,21600,21600,10800xe">
                    <v:stroke joinstyle="miter"/>
                    <v:formulas>
                      <v:f eqn="val #0"/>
                      <v:f eqn="prod #0 1 2"/>
                    </v:formulas>
                    <v:path gradientshapeok="t" o:connecttype="custom" o:connectlocs="@1,0;0,10800;@1,21600;21600,10800" o:connectangles="270,180,90,0" textboxrect="0,0,10800,21600;0,0,16200,21600;0,0,21600,21600"/>
                    <v:handles>
                      <v:h position="#0,topLeft" xrange="0,21600"/>
                    </v:handles>
                  </v:shapetype>
                  <v:shape id="Flecha: pentágono 5" o:spid="_x0000_s1031" type="#_x0000_t15" style="position:absolute;left:2463;top:12069;width:14837;height:55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" adj="17582" fillcolor="#4f81bd [3204]" stroked="f">
                    <v:textbox inset="2.53958mm,0,5.07986mm,0">
                      <w:txbxContent>
                        <w:p w14:paraId="223722FE" w14:textId="77777777" w:rsidR="00A64875" w:rsidRDefault="000D7AA2">
                          <w:pPr>
                            <w:spacing w:before="0" w:after="0" w:line="240" w:lineRule="auto"/>
                            <w:jc w:val="right"/>
                            <w:textDirection w:val="btLr"/>
                          </w:pPr>
                          <w:r>
                            <w:rPr>
                              <w:rFonts w:ascii="Arial" w:eastAsia="Arial" w:hAnsi="Arial" w:cs="Arial"/>
                              <w:color w:val="FFFFFF"/>
                              <w:sz w:val="28"/>
                            </w:rPr>
                            <w:t xml:space="preserve">     </w:t>
                          </w:r>
                        </w:p>
                      </w:txbxContent>
                    </v:textbox>
                  </v:shape>
                  <v:group id="Grupo 6" o:spid="_x0000_s1032" style="position:absolute;left:762;top:42100;width:20574;height:49103" coordorigin="806,42118" coordsize="13062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">
                    <v:group id="Grupo 7" o:spid="_x0000_s1033" style="position:absolute;left:1410;top:42118;width:10478;height:31210" coordorigin="1410,42118" coordsize="10477,312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">
                      <v:shape id="Forma libre: forma 8" o:spid="_x0000_s1034" style="position:absolute;left:3696;top:62168;width:1937;height:6985;visibility:visible;mso-wrap-style:square;v-text-anchor:middle" coordsize="122,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" path="m,l39,152,84,304r38,113l122,440,76,306,39,180,6,5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9" o:spid="_x0000_s1035" style="position:absolute;left:5728;top:69058;width:1842;height:4270;visibility:visible;mso-wrap-style:square;v-text-anchor:middle" coordsize="116,2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" path="m,l8,19,37,93r30,74l116,269r-8,l60,169,30,98,1,2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0" o:spid="_x0000_s1036" style="position:absolute;left:1410;top:42118;width:2223;height:20193;visibility:visible;mso-wrap-style:square;v-text-anchor:middle" coordsize="140,12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" path="m,l,,1,79r2,80l12,317,23,476,39,634,58,792,83,948r24,138l135,1223r5,49l138,1262,105,1106,77,949,53,792,35,634,20,476,9,317,2,159,,7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1" o:spid="_x0000_s1037" style="position:absolute;left:3410;top:48611;width:715;height:13557;visibility:visible;mso-wrap-style:square;v-text-anchor:middle" coordsize="45,8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" path="m45,r,l35,66r-9,67l14,267,6,401,3,534,6,669r8,134l18,854r,-3l9,814,8,803,1,669,,534,3,401,12,267,25,132,34,66,45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2" o:spid="_x0000_s1038" style="position:absolute;left:3633;top:62311;width:2444;height:9985;visibility:visible;mso-wrap-style:square;v-text-anchor:middle" coordsize="154,6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" path="m,l10,44r11,82l34,207r19,86l75,380r25,86l120,521r21,55l152,618r2,11l140,595,115,532,93,468,67,383,47,295,28,207,12,104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3" o:spid="_x0000_s1039" style="position:absolute;left:6204;top:72233;width:524;height:1095;visibility:visible;mso-wrap-style:square;v-text-anchor:middle" coordsize="33,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" path="m,l33,69r-9,l12,35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4" o:spid="_x0000_s1040" style="position:absolute;left:3553;top:61533;width:238;height:1476;visibility:visible;mso-wrap-style:square;v-text-anchor:middle" coordsize="15,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" path="m,l9,37r,3l15,93,5,49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5" o:spid="_x0000_s1041" style="position:absolute;left:5633;top:56897;width:6255;height:12161;visibility:visible;mso-wrap-style:square;v-text-anchor:middle" coordsize="394,7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" path="m394,r,l356,38,319,77r-35,40l249,160r-42,58l168,276r-37,63l98,402,69,467,45,535,26,604,14,673,7,746,6,766,,749r1,-5l7,673,21,603,40,533,65,466,94,400r33,-64l164,275r40,-60l248,158r34,-42l318,76,354,37,394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6" o:spid="_x0000_s1042" style="position:absolute;left:5633;top:69153;width:571;height:3080;visibility:visible;mso-wrap-style:square;v-text-anchor:middle" coordsize="36,1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" path="m,l6,16r1,3l11,80r9,52l33,185r3,9l21,161,15,145,5,81,1,41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7" o:spid="_x0000_s1043" style="position:absolute;left:6077;top:72296;width:493;height:1032;visibility:visible;mso-wrap-style:square;v-text-anchor:middle" coordsize="31,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" path="m,l31,65r-8,l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8" o:spid="_x0000_s1044" style="position:absolute;left:5633;top:68788;width:111;height:666;visibility:visible;mso-wrap-style:square;v-text-anchor:middle" coordsize="7,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" path="m,l6,17,7,42,6,39,,23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  <v:shape id="Forma libre: forma 19" o:spid="_x0000_s1045" style="position:absolute;left:5871;top:71455;width:714;height:1873;visibility:visible;mso-wrap-style:square;v-text-anchor:middle" coordsize="45,11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" path="m,l6,16,21,49,33,84r12,34l44,118,13,53,11,42,,xe" fillcolor="#1f497d [3202]" strokecolor="#1f497d [3202]">
                        <v:stroke startarrowwidth="narrow" startarrowlength="short" endarrowwidth="narrow" endarrowlength="short"/>
                        <v:path arrowok="t" o:extrusionok="f"/>
                      </v:shape>
                    </v:group>
                    <v:group id="Grupo 20" o:spid="_x0000_s1046" style="position:absolute;left:806;top:48269;width:13063;height:25059" coordorigin="806,46499" coordsize="8747,1677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  <v:shape id="Forma libre: forma 21" o:spid="_x0000_s1047" style="position:absolute;left:1187;top:51897;width:1984;height:7143;visibility:visible;mso-wrap-style:square;v-text-anchor:middle" coordsize="125,4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" path="m,l41,155,86,309r39,116l125,450,79,311,41,183,7,5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2" o:spid="_x0000_s1048" style="position:absolute;left:3282;top:58913;width:1874;height:4366;visibility:visible;mso-wrap-style:square;v-text-anchor:middle" coordsize="118,27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" path="m,l8,20,37,96r32,74l118,275r-9,l61,174,30,100,,2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3" o:spid="_x0000_s1049" style="position:absolute;left:806;top:50103;width:317;height:1921;visibility:visible;mso-wrap-style:square;v-text-anchor:middle" coordsize="20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" path="m,l16,72r4,49l18,112,,31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4" o:spid="_x0000_s1050" style="position:absolute;left:1123;top:52024;width:2509;height:10207;visibility:visible;mso-wrap-style:square;v-text-anchor:middle" coordsize="158,6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" path="m,l11,46r11,83l36,211r19,90l76,389r27,87l123,533r21,55l155,632r3,11l142,608,118,544,95,478,69,391,47,302,29,212,13,107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5" o:spid="_x0000_s1051" style="position:absolute;left:3759;top:62152;width:524;height:1127;visibility:visible;mso-wrap-style:square;v-text-anchor:middle" coordsize="33,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" path="m,l33,71r-9,l11,36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6" o:spid="_x0000_s1052" style="position:absolute;left:1060;top:51246;width:238;height:1508;visibility:visible;mso-wrap-style:square;v-text-anchor:middle" coordsize="15,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" path="m,l8,37r,4l15,95,4,49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7" o:spid="_x0000_s1053" style="position:absolute;left:3171;top:46499;width:6382;height:12414;visibility:visible;mso-wrap-style:square;v-text-anchor:middle" coordsize="402,7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" path="m402,r,1l363,39,325,79r-35,42l255,164r-44,58l171,284r-38,62l100,411,71,478,45,546,27,617,13,689,7,761r,21l,765r1,-4l7,688,21,616,40,545,66,475,95,409r35,-66l167,281r42,-61l253,163r34,-43l324,78,362,38,402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8" o:spid="_x0000_s1054" style="position:absolute;left:3171;top:59040;width:588;height:3112;visibility:visible;mso-wrap-style:square;v-text-anchor:middle" coordsize="37,19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" path="m,l6,15r1,3l12,80r9,54l33,188r4,8l22,162,15,146,5,81,1,40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29" o:spid="_x0000_s1055" style="position:absolute;left:3632;top:62231;width:492;height:1048;visibility:visible;mso-wrap-style:square;v-text-anchor:middle" coordsize="31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" path="m,l31,66r-7,l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0" o:spid="_x0000_s1056" style="position:absolute;left:3171;top:58644;width:111;height:682;visibility:visible;mso-wrap-style:square;v-text-anchor:middle" coordsize="7,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" path="m,l7,17r,26l6,40,,25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  <v:shape id="Forma libre: forma 31" o:spid="_x0000_s1057" style="position:absolute;left:3409;top:61358;width:731;height:1921;visibility:visible;mso-wrap-style:square;v-text-anchor:middle" coordsize="46,12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" path="m,l7,16,22,50,33,86r13,35l45,121,14,55,11,44,,xe" fillcolor="#1f497d [3202]" strokecolor="#1f497d [3202]">
                        <v:fill opacity="13107f"/>
                        <v:stroke startarrowwidth="narrow" startarrowlength="short" endarrowwidth="narrow" endarrowlength="short" opacity="13107f"/>
                        <v:path arrowok="t" o:extrusionok="f"/>
                      </v:shape>
                    </v:group>
                  </v:group>
                </v:group>
                <w10:wrap anchorx="page" anchory="page"/>
              </v:group>
            </w:pict>
          </mc:Fallback>
        </mc:AlternateContent>
      </w:r>
      <w:bookmarkStart w:id="0" w:name="_nqmiesu5ec3d" w:colFirst="0" w:colLast="0"/>
      <w:bookmarkEnd w:id="0"/>
      <w:r w:rsidR="000D7AA2">
        <w:rPr>
          <w:noProof/>
        </w:rPr>
        <w:drawing>
          <wp:anchor distT="0" distB="0" distL="114300" distR="114300" simplePos="0" relativeHeight="251660288" behindDoc="0" locked="0" layoutInCell="1" hidden="0" allowOverlap="1" wp14:anchorId="6AC5F85A" wp14:editId="47D59040">
            <wp:simplePos x="0" y="0"/>
            <wp:positionH relativeFrom="column">
              <wp:posOffset>1767839</wp:posOffset>
            </wp:positionH>
            <wp:positionV relativeFrom="paragraph">
              <wp:posOffset>357587</wp:posOffset>
            </wp:positionV>
            <wp:extent cx="3482340" cy="2179320"/>
            <wp:effectExtent l="0" t="0" r="0" b="0"/>
            <wp:wrapNone/>
            <wp:docPr id="55" name="image7.jpg" descr="Imagen que contiene interior, mamífero, gato, viend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jpg" descr="Imagen que contiene interior, mamífero, gato, viendo&#10;&#10;Descripción generada automáticamente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1793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D23A9" w14:textId="55FBF0BA" w:rsidR="00A64875" w:rsidRDefault="009E6FEE">
      <w:pPr>
        <w:rPr>
          <w:color w:val="1F497D"/>
          <w:sz w:val="40"/>
          <w:szCs w:val="40"/>
        </w:rPr>
      </w:pPr>
      <w:r>
        <w:rPr>
          <w:b/>
          <w:bCs/>
          <w:color w:val="1F497D"/>
          <w:sz w:val="40"/>
          <w:szCs w:val="40"/>
        </w:rPr>
        <w:lastRenderedPageBreak/>
        <w:t>TALLER SOAP EN JAVA SIN BASE DE DATOS</w:t>
      </w:r>
    </w:p>
    <w:sdt>
      <w:sdtPr>
        <w:id w:val="-1567231009"/>
        <w:docPartObj>
          <w:docPartGallery w:val="Table of Contents"/>
          <w:docPartUnique/>
        </w:docPartObj>
      </w:sdtPr>
      <w:sdtEndPr/>
      <w:sdtContent>
        <w:p w14:paraId="4A8DF252" w14:textId="77777777" w:rsidR="00A64875" w:rsidRDefault="000D7AA2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r>
            <w:fldChar w:fldCharType="begin"/>
          </w:r>
          <w:r>
            <w:instrText xml:space="preserve"> TOC \h \u \z \t "Heading 1,1,Heading 2,2,Heading 3,3,"</w:instrText>
          </w:r>
          <w:r>
            <w:fldChar w:fldCharType="separate"/>
          </w:r>
          <w:hyperlink w:anchor="_5qu6yv7g0wtf">
            <w:r>
              <w:t>ÍNDICE DE TABLAS</w:t>
            </w:r>
            <w:r>
              <w:tab/>
              <w:t>7</w:t>
            </w:r>
          </w:hyperlink>
        </w:p>
        <w:p w14:paraId="42960B2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mbupbgatxce0">
            <w:r w:rsidR="000D7AA2">
              <w:t>PARTE PRÁCTICA</w:t>
            </w:r>
            <w:r w:rsidR="000D7AA2">
              <w:tab/>
              <w:t>9</w:t>
            </w:r>
          </w:hyperlink>
        </w:p>
        <w:p w14:paraId="1136CF6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jrovtvs8fxy6">
            <w:r w:rsidR="000D7AA2">
              <w:t>INSTALACIÓN DE HERRAMIENTAS</w:t>
            </w:r>
            <w:r w:rsidR="000D7AA2">
              <w:tab/>
              <w:t>9</w:t>
            </w:r>
          </w:hyperlink>
        </w:p>
        <w:p w14:paraId="7EC076E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m20imtskhg83">
            <w:r w:rsidR="000D7AA2">
              <w:t>ESTRUCTURA DE PROYECTO</w:t>
            </w:r>
            <w:r w:rsidR="000D7AA2">
              <w:tab/>
              <w:t>9</w:t>
            </w:r>
          </w:hyperlink>
        </w:p>
        <w:p w14:paraId="389DF10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u1vuu4pntpf">
            <w:r w:rsidR="000D7AA2">
              <w:t>INSTALACIÓN Y CONFIGURACIÓN DE HERRAMIENTAS</w:t>
            </w:r>
            <w:r w:rsidR="000D7AA2">
              <w:tab/>
              <w:t>9</w:t>
            </w:r>
          </w:hyperlink>
        </w:p>
        <w:p w14:paraId="1E35730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7q9o7zd1cjig">
            <w:r w:rsidR="000D7AA2">
              <w:t>INSTALACIÓN Y CONFIGURACIÓN DE APACHE NETBEANS 24</w:t>
            </w:r>
            <w:r w:rsidR="000D7AA2">
              <w:tab/>
              <w:t>9</w:t>
            </w:r>
          </w:hyperlink>
        </w:p>
        <w:p w14:paraId="038B0F0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lzr3w8caxyhp">
            <w:r w:rsidR="000D7AA2">
              <w:t>INSTALACIÓN Y CONFIGURACIÓN DE ANDROID STUDIO</w:t>
            </w:r>
            <w:r w:rsidR="000D7AA2">
              <w:tab/>
              <w:t>11</w:t>
            </w:r>
          </w:hyperlink>
        </w:p>
        <w:p w14:paraId="08CBD1C4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  <w:color w:val="000000"/>
            </w:rPr>
          </w:pPr>
          <w:hyperlink w:anchor="_h4qy61mvg7ju">
            <w:r w:rsidR="000D7AA2">
              <w:t>APLICACIONES SERVIDOR</w:t>
            </w:r>
            <w:r w:rsidR="000D7AA2">
              <w:tab/>
              <w:t>13</w:t>
            </w:r>
          </w:hyperlink>
        </w:p>
        <w:p w14:paraId="0E3B00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h5nw2f1g06yp">
            <w:r w:rsidR="000D7AA2">
              <w:t>CREACIÓN DEL PROYECTO SERVIDOR</w:t>
            </w:r>
            <w:r w:rsidR="000D7AA2">
              <w:tab/>
              <w:t>13</w:t>
            </w:r>
          </w:hyperlink>
        </w:p>
        <w:p w14:paraId="088966B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o7cv8f8a31bn">
            <w:r w:rsidR="000D7AA2">
              <w:t>CODIFICACIÓN DEL PROYECTO SERVIDOR</w:t>
            </w:r>
            <w:r w:rsidR="000D7AA2">
              <w:tab/>
              <w:t>14</w:t>
            </w:r>
          </w:hyperlink>
        </w:p>
        <w:p w14:paraId="1A367B8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ppadzl5el0sl">
            <w:r w:rsidR="000D7AA2">
              <w:t>CREACIÓN DE PAQUETES</w:t>
            </w:r>
            <w:r w:rsidR="000D7AA2">
              <w:tab/>
              <w:t>14</w:t>
            </w:r>
          </w:hyperlink>
        </w:p>
        <w:p w14:paraId="372CFBD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to781gmgk695">
            <w:r w:rsidR="000D7AA2">
              <w:t>CREACIÓN DE WEBSERVICES</w:t>
            </w:r>
            <w:r w:rsidR="000D7AA2">
              <w:tab/>
              <w:t>15</w:t>
            </w:r>
          </w:hyperlink>
        </w:p>
        <w:p w14:paraId="53C5A01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  <w:rPr>
              <w:color w:val="000000"/>
            </w:rPr>
          </w:pPr>
          <w:hyperlink w:anchor="_1slw5epleuah">
            <w:r w:rsidR="000D7AA2">
              <w:t>CREACIÓN DE SERVICIO</w:t>
            </w:r>
            <w:r w:rsidR="000D7AA2">
              <w:tab/>
              <w:t>17</w:t>
            </w:r>
          </w:hyperlink>
        </w:p>
        <w:p w14:paraId="5F9ACB3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  <w:rPr>
              <w:color w:val="000000"/>
            </w:rPr>
          </w:pPr>
          <w:hyperlink w:anchor="_kydtc4osq1ys">
            <w:r w:rsidR="000D7AA2">
              <w:t>PRUEBAS DE LOS SERVICIOS</w:t>
            </w:r>
            <w:r w:rsidR="000D7AA2">
              <w:tab/>
              <w:t>19</w:t>
            </w:r>
          </w:hyperlink>
        </w:p>
        <w:p w14:paraId="507421A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jc w:val="left"/>
            <w:rPr>
              <w:b/>
              <w:bCs/>
            </w:rPr>
          </w:pPr>
          <w:hyperlink>
            <w:r w:rsidR="000D7AA2">
              <w:t>CODIFICACIÓN DE LOS CLIENTES</w:t>
            </w:r>
            <w:r w:rsidR="000D7AA2">
              <w:tab/>
              <w:t>22</w:t>
            </w:r>
          </w:hyperlink>
        </w:p>
        <w:p w14:paraId="123AECFE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pb2bgcy42goj">
            <w:r w:rsidR="000D7AA2">
              <w:t>CLIENTE CONSOLA</w:t>
            </w:r>
            <w:r w:rsidR="000D7AA2">
              <w:tab/>
              <w:t>22</w:t>
            </w:r>
          </w:hyperlink>
        </w:p>
        <w:p w14:paraId="79A2750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ovyihp7hnlu7">
            <w:r w:rsidR="000D7AA2">
              <w:t>CREACIÓN DEL PROYECTO</w:t>
            </w:r>
            <w:r w:rsidR="000D7AA2">
              <w:tab/>
              <w:t>22</w:t>
            </w:r>
          </w:hyperlink>
        </w:p>
        <w:p w14:paraId="6870ACE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zd5b6ud454m9">
            <w:r w:rsidR="000D7AA2">
              <w:t>ESTRUCTURA DEL PROYECTO</w:t>
            </w:r>
            <w:r w:rsidR="000D7AA2">
              <w:tab/>
              <w:t>23</w:t>
            </w:r>
          </w:hyperlink>
        </w:p>
        <w:p w14:paraId="45A674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ssisiliqa5op">
            <w:r w:rsidR="000D7AA2">
              <w:t>CODIFICACIÓN DEL PROYECTO CLIENTE CONSOLA</w:t>
            </w:r>
            <w:r w:rsidR="000D7AA2">
              <w:tab/>
              <w:t>23</w:t>
            </w:r>
          </w:hyperlink>
        </w:p>
        <w:p w14:paraId="1DC9CD3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k9ecemz4imc2">
            <w:r w:rsidR="000D7AA2">
              <w:t>CREACIÓN DE MODELOS Y VISTAS</w:t>
            </w:r>
            <w:r w:rsidR="000D7AA2">
              <w:tab/>
              <w:t>23</w:t>
            </w:r>
          </w:hyperlink>
        </w:p>
        <w:p w14:paraId="61D2F692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y80josyyiv2s">
            <w:r w:rsidR="000D7AA2">
              <w:t>EJECUCIÓN DEL CLIENTE DE CONSOLA</w:t>
            </w:r>
            <w:r w:rsidR="000D7AA2">
              <w:tab/>
              <w:t>28</w:t>
            </w:r>
          </w:hyperlink>
        </w:p>
        <w:p w14:paraId="754A2A55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ESCRITORIO</w:t>
            </w:r>
            <w:r w:rsidR="000D7AA2">
              <w:tab/>
              <w:t>30</w:t>
            </w:r>
          </w:hyperlink>
        </w:p>
        <w:p w14:paraId="3947034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8q9x4hgse9iu">
            <w:r w:rsidR="000D7AA2">
              <w:t>CREACIÓN DEL PROYECTO</w:t>
            </w:r>
            <w:r w:rsidR="000D7AA2">
              <w:tab/>
              <w:t>30</w:t>
            </w:r>
          </w:hyperlink>
        </w:p>
        <w:p w14:paraId="7455932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4z2a0ke5vby1">
            <w:r w:rsidR="000D7AA2">
              <w:t>ESTRUCTURA DEL PROYECTO</w:t>
            </w:r>
            <w:r w:rsidR="000D7AA2">
              <w:tab/>
              <w:t>30</w:t>
            </w:r>
          </w:hyperlink>
        </w:p>
        <w:p w14:paraId="11FA5F1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 w:anchor="_3j26d7lqnrwz">
            <w:r w:rsidR="000D7AA2">
              <w:t>CODIFICACIÓN DEL PROYECTO CLIENTE ESCRITORIO</w:t>
            </w:r>
            <w:r w:rsidR="000D7AA2">
              <w:tab/>
              <w:t>30</w:t>
            </w:r>
          </w:hyperlink>
        </w:p>
        <w:p w14:paraId="4D1F946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w39z7hrs508b">
            <w:r w:rsidR="000D7AA2">
              <w:t>CREACIÓN DE MODELOS</w:t>
            </w:r>
            <w:r w:rsidR="000D7AA2">
              <w:tab/>
              <w:t>30</w:t>
            </w:r>
          </w:hyperlink>
        </w:p>
        <w:p w14:paraId="4F8D2E73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 w:anchor="_9064n7ze3bs4">
            <w:r w:rsidR="000D7AA2">
              <w:t>EJECUCIÓN DEL CLIENTE DE ESCRITORIO</w:t>
            </w:r>
            <w:r w:rsidR="000D7AA2">
              <w:tab/>
              <w:t>32</w:t>
            </w:r>
          </w:hyperlink>
        </w:p>
        <w:p w14:paraId="763BD55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WEB</w:t>
            </w:r>
            <w:r w:rsidR="000D7AA2">
              <w:tab/>
              <w:t>33</w:t>
            </w:r>
          </w:hyperlink>
        </w:p>
        <w:p w14:paraId="7074ED4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33</w:t>
            </w:r>
          </w:hyperlink>
        </w:p>
        <w:p w14:paraId="50BED7B7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33</w:t>
            </w:r>
          </w:hyperlink>
        </w:p>
        <w:p w14:paraId="4466601F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WEB</w:t>
            </w:r>
            <w:r w:rsidR="000D7AA2">
              <w:tab/>
              <w:t>33</w:t>
            </w:r>
          </w:hyperlink>
        </w:p>
        <w:p w14:paraId="26825A88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CLIENTE MÓVIL</w:t>
            </w:r>
            <w:r w:rsidR="000D7AA2">
              <w:tab/>
              <w:t>41</w:t>
            </w:r>
          </w:hyperlink>
        </w:p>
        <w:p w14:paraId="71D7E201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DEL PROYECTO</w:t>
            </w:r>
            <w:r w:rsidR="000D7AA2">
              <w:tab/>
              <w:t>41</w:t>
            </w:r>
          </w:hyperlink>
        </w:p>
        <w:p w14:paraId="02062EF6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ESTRUCTURA DEL PROYECTO</w:t>
            </w:r>
            <w:r w:rsidR="000D7AA2">
              <w:tab/>
              <w:t>42</w:t>
            </w:r>
          </w:hyperlink>
        </w:p>
        <w:p w14:paraId="42444ABD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360"/>
            <w:jc w:val="left"/>
          </w:pPr>
          <w:hyperlink>
            <w:r w:rsidR="000D7AA2">
              <w:t>CODIFICACIÓN DEL PROYECTO CLIENTE MÓVIL</w:t>
            </w:r>
            <w:r w:rsidR="000D7AA2">
              <w:tab/>
              <w:t>42</w:t>
            </w:r>
          </w:hyperlink>
        </w:p>
        <w:p w14:paraId="50F4176B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CREACIÓN DE MODELOS</w:t>
            </w:r>
            <w:r w:rsidR="000D7AA2">
              <w:tab/>
              <w:t>43</w:t>
            </w:r>
          </w:hyperlink>
        </w:p>
        <w:p w14:paraId="3F333DC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EJECUCIÓN DEL CLIENTE DE MÓVIL</w:t>
            </w:r>
            <w:r w:rsidR="000D7AA2">
              <w:tab/>
              <w:t>46</w:t>
            </w:r>
          </w:hyperlink>
        </w:p>
        <w:p w14:paraId="2BD620A9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CONCLUSIONES</w:t>
            </w:r>
            <w:r w:rsidR="000D7AA2">
              <w:tab/>
              <w:t>47</w:t>
            </w:r>
          </w:hyperlink>
        </w:p>
        <w:p w14:paraId="50AFC8AA" w14:textId="77777777" w:rsidR="00A64875" w:rsidRDefault="002C6D21">
          <w:pPr>
            <w:widowControl w:val="0"/>
            <w:tabs>
              <w:tab w:val="right" w:leader="dot" w:pos="12000"/>
            </w:tabs>
            <w:spacing w:before="60" w:after="0" w:line="240" w:lineRule="auto"/>
            <w:ind w:left="720"/>
            <w:jc w:val="left"/>
          </w:pPr>
          <w:hyperlink>
            <w:r w:rsidR="000D7AA2">
              <w:t>RECOMENDACIONES</w:t>
            </w:r>
            <w:r w:rsidR="000D7AA2">
              <w:tab/>
              <w:t>48</w:t>
            </w:r>
          </w:hyperlink>
          <w:r w:rsidR="000D7AA2">
            <w:fldChar w:fldCharType="end"/>
          </w:r>
        </w:p>
      </w:sdtContent>
    </w:sdt>
    <w:p w14:paraId="7F5EC1A6" w14:textId="77777777" w:rsidR="00A64875" w:rsidRDefault="000D7AA2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0" w:after="0"/>
        <w:jc w:val="left"/>
      </w:pPr>
      <w:r>
        <w:rPr>
          <w:b/>
          <w:bCs/>
          <w:color w:val="1F497D"/>
          <w:sz w:val="40"/>
          <w:szCs w:val="40"/>
        </w:rPr>
        <w:lastRenderedPageBreak/>
        <w:t>ÍNDICE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DE</w:t>
      </w:r>
      <w:r>
        <w:rPr>
          <w:b/>
          <w:bCs/>
          <w:sz w:val="32"/>
          <w:szCs w:val="32"/>
        </w:rPr>
        <w:t xml:space="preserve"> </w:t>
      </w:r>
      <w:r>
        <w:rPr>
          <w:b/>
          <w:bCs/>
          <w:color w:val="1F497D"/>
          <w:sz w:val="40"/>
          <w:szCs w:val="40"/>
        </w:rPr>
        <w:t>IMÁGENES</w:t>
      </w:r>
    </w:p>
    <w:sdt>
      <w:sdtPr>
        <w:id w:val="-1924512224"/>
        <w:docPartObj>
          <w:docPartGallery w:val="Table of Contents"/>
          <w:docPartUnique/>
        </w:docPartObj>
      </w:sdtPr>
      <w:sdtEndPr/>
      <w:sdtContent>
        <w:p w14:paraId="71380167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4,1,Heading 6,6,"</w:instrText>
          </w:r>
          <w:r>
            <w:fldChar w:fldCharType="separate"/>
          </w:r>
          <w:hyperlink w:anchor="_2bjgtq3bhp8r">
            <w:r>
              <w:t>Figura 1. Creación de la carpeta raíz</w:t>
            </w:r>
            <w:r>
              <w:tab/>
              <w:t>5</w:t>
            </w:r>
          </w:hyperlink>
        </w:p>
        <w:p w14:paraId="0C9AC62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4p4hynsid89">
            <w:r w:rsidR="000D7AA2">
              <w:t>Figura 2. Estructura inicial del proyecto</w:t>
            </w:r>
            <w:r w:rsidR="000D7AA2">
              <w:tab/>
              <w:t>5</w:t>
            </w:r>
          </w:hyperlink>
        </w:p>
        <w:p w14:paraId="28B18CA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vt7f7ticcxw">
            <w:r w:rsidR="000D7AA2">
              <w:t>Figura 3. Versión de Java JDK 17 en el símbolo del sistema</w:t>
            </w:r>
            <w:r w:rsidR="000D7AA2">
              <w:tab/>
              <w:t>6</w:t>
            </w:r>
          </w:hyperlink>
        </w:p>
        <w:p w14:paraId="3E6CE5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5k6izdr7goo">
            <w:r w:rsidR="000D7AA2">
              <w:t>Figura 4. Página oficial de descarga de Apache NetBeans</w:t>
            </w:r>
            <w:r w:rsidR="000D7AA2">
              <w:tab/>
              <w:t>6</w:t>
            </w:r>
          </w:hyperlink>
        </w:p>
        <w:p w14:paraId="72BFEB2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q3u0xqbk5vd">
            <w:r w:rsidR="000D7AA2">
              <w:t>Figura 5. Instalador Apache NetBeans 24</w:t>
            </w:r>
            <w:r w:rsidR="000D7AA2">
              <w:tab/>
              <w:t>6</w:t>
            </w:r>
          </w:hyperlink>
        </w:p>
        <w:p w14:paraId="47AD4BF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4j22iss11am1">
            <w:r w:rsidR="000D7AA2">
              <w:t>Figura 6. Pantalla inicial de instalación NetBeans 24</w:t>
            </w:r>
            <w:r w:rsidR="000D7AA2">
              <w:tab/>
              <w:t>7</w:t>
            </w:r>
          </w:hyperlink>
        </w:p>
        <w:p w14:paraId="5E4885C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t3bvtvefcr1t">
            <w:r w:rsidR="000D7AA2">
              <w:t>Figura 7. Aplicación Apache NetBeans 24</w:t>
            </w:r>
            <w:r w:rsidR="000D7AA2">
              <w:tab/>
              <w:t>7</w:t>
            </w:r>
          </w:hyperlink>
        </w:p>
        <w:p w14:paraId="1F40A92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pydoqsl83w7">
            <w:r w:rsidR="000D7AA2">
              <w:t>Figura 8. Página oficial de descarga de Android Studio</w:t>
            </w:r>
            <w:r w:rsidR="000D7AA2">
              <w:tab/>
              <w:t>8</w:t>
            </w:r>
          </w:hyperlink>
        </w:p>
        <w:p w14:paraId="0EA5840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k120fwfedy8">
            <w:r w:rsidR="000D7AA2">
              <w:t>Figura 9. Ejecutable Android Studio</w:t>
            </w:r>
            <w:r w:rsidR="000D7AA2">
              <w:tab/>
              <w:t>8</w:t>
            </w:r>
          </w:hyperlink>
        </w:p>
        <w:p w14:paraId="7EC5B72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h618m6eevmf">
            <w:r w:rsidR="000D7AA2">
              <w:t>Figura 10. Pantalla inicial de instalación de Android Studio</w:t>
            </w:r>
            <w:r w:rsidR="000D7AA2">
              <w:tab/>
              <w:t>8</w:t>
            </w:r>
          </w:hyperlink>
        </w:p>
        <w:p w14:paraId="020F89F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fwr4qpmwcm0">
            <w:r w:rsidR="000D7AA2">
              <w:t>Figura 11. Aplicación Android Studio</w:t>
            </w:r>
            <w:r w:rsidR="000D7AA2">
              <w:tab/>
              <w:t>9</w:t>
            </w:r>
          </w:hyperlink>
        </w:p>
        <w:p w14:paraId="292C90E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er3vh469vy8">
            <w:r w:rsidR="000D7AA2">
              <w:t>Figura 12. Creación del proyecto – Servidor SOAP</w:t>
            </w:r>
            <w:r w:rsidR="000D7AA2">
              <w:tab/>
              <w:t>10</w:t>
            </w:r>
          </w:hyperlink>
        </w:p>
        <w:p w14:paraId="2DBF2B3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4aha25iy8e5">
            <w:r w:rsidR="000D7AA2">
              <w:t>Figura 13. Configuración del proyecto 1 - Servidor SOAP</w:t>
            </w:r>
            <w:r w:rsidR="000D7AA2">
              <w:tab/>
              <w:t>10</w:t>
            </w:r>
          </w:hyperlink>
        </w:p>
        <w:p w14:paraId="19EA745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w38mfu860bx">
            <w:r w:rsidR="000D7AA2">
              <w:t>Figura 14. Configuración del proyecto 2 - Servidor SOAP</w:t>
            </w:r>
            <w:r w:rsidR="000D7AA2">
              <w:tab/>
              <w:t>11</w:t>
            </w:r>
          </w:hyperlink>
        </w:p>
        <w:p w14:paraId="527D00E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15. Estructura de paquetes - Servidor SOAP</w:t>
            </w:r>
            <w:r w:rsidR="000D7AA2">
              <w:tab/>
              <w:t>11</w:t>
            </w:r>
          </w:hyperlink>
        </w:p>
        <w:p w14:paraId="2098373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ih8l6affwit">
            <w:r w:rsidR="000D7AA2">
              <w:t>Figura 16. Estructura de paquetes - WebServices</w:t>
            </w:r>
            <w:r w:rsidR="000D7AA2">
              <w:tab/>
              <w:t>12</w:t>
            </w:r>
          </w:hyperlink>
        </w:p>
        <w:p w14:paraId="0A8C2E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hw42eiwvp2b">
            <w:r w:rsidR="000D7AA2">
              <w:t>Figura 17. Estructura de paquetes - servicios</w:t>
            </w:r>
            <w:r w:rsidR="000D7AA2">
              <w:tab/>
              <w:t>14</w:t>
            </w:r>
          </w:hyperlink>
        </w:p>
        <w:p w14:paraId="3EE0AA5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18. Archivo WSDL generado por el servidor Payara detallando el esquema XML de los endpoints.</w:t>
            </w:r>
            <w:r w:rsidR="000D7AA2">
              <w:tab/>
              <w:t>17</w:t>
            </w:r>
          </w:hyperlink>
        </w:p>
        <w:p w14:paraId="4BF363C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19. Prueba 1: Login.</w:t>
            </w:r>
            <w:r w:rsidR="000D7AA2">
              <w:tab/>
              <w:t>17</w:t>
            </w:r>
          </w:hyperlink>
        </w:p>
        <w:p w14:paraId="5348C96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20. Prueba 2: Conversor de Longitud.</w:t>
            </w:r>
            <w:r w:rsidR="000D7AA2">
              <w:tab/>
              <w:t>18</w:t>
            </w:r>
          </w:hyperlink>
        </w:p>
        <w:p w14:paraId="2A62452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21. Prueba 3: Conversor de masa.</w:t>
            </w:r>
            <w:r w:rsidR="000D7AA2">
              <w:tab/>
              <w:t>18</w:t>
            </w:r>
          </w:hyperlink>
        </w:p>
        <w:p w14:paraId="1704153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4eopcxc77jb">
            <w:r w:rsidR="000D7AA2">
              <w:t>Figura 22. Prueba 4: Conversor de temperatura.</w:t>
            </w:r>
            <w:r w:rsidR="000D7AA2">
              <w:tab/>
              <w:t>18</w:t>
            </w:r>
          </w:hyperlink>
        </w:p>
        <w:p w14:paraId="12AE47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9psatiifkxw">
            <w:r w:rsidR="000D7AA2">
              <w:t>Figura 23. Creación del proyecto - Cliente consola</w:t>
            </w:r>
            <w:r w:rsidR="000D7AA2">
              <w:tab/>
              <w:t>19</w:t>
            </w:r>
          </w:hyperlink>
        </w:p>
        <w:p w14:paraId="42FAE58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z7xkxcjzhez">
            <w:r w:rsidR="000D7AA2">
              <w:t>Figura 24. Configuración del proyecto - Cliente consola</w:t>
            </w:r>
            <w:r w:rsidR="000D7AA2">
              <w:tab/>
              <w:t>19</w:t>
            </w:r>
          </w:hyperlink>
        </w:p>
        <w:p w14:paraId="2E4349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vghvi9oqafx6">
            <w:r w:rsidR="000D7AA2">
              <w:t>Figura 25. Estructura del proyecto - Cliente consola</w:t>
            </w:r>
            <w:r w:rsidR="000D7AA2">
              <w:tab/>
              <w:t>20</w:t>
            </w:r>
          </w:hyperlink>
        </w:p>
        <w:p w14:paraId="6657351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dca8mj4vsrgf">
            <w:r w:rsidR="000D7AA2">
              <w:t>Figura 26. Creación de modelos y vistas - Cliente consola</w:t>
            </w:r>
            <w:r w:rsidR="000D7AA2">
              <w:tab/>
              <w:t>20</w:t>
            </w:r>
          </w:hyperlink>
        </w:p>
        <w:p w14:paraId="3A9DAA3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rofx7bpgo8l">
            <w:r w:rsidR="000D7AA2">
              <w:t>Figura 27. Creación de controlador - Cliente consola</w:t>
            </w:r>
            <w:r w:rsidR="000D7AA2">
              <w:tab/>
              <w:t>22</w:t>
            </w:r>
          </w:hyperlink>
        </w:p>
        <w:p w14:paraId="4D981CE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1u9ubf6a0r74">
            <w:r w:rsidR="000D7AA2">
              <w:t>Figura 28. Creación de clase principal - Cliente consola</w:t>
            </w:r>
            <w:r w:rsidR="000D7AA2">
              <w:tab/>
              <w:t>23</w:t>
            </w:r>
          </w:hyperlink>
        </w:p>
        <w:p w14:paraId="5F98CB3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sc6wg5ulgt">
            <w:r w:rsidR="000D7AA2">
              <w:t>Figura 29. Login - Cliente consola</w:t>
            </w:r>
            <w:r w:rsidR="000D7AA2">
              <w:tab/>
              <w:t>25</w:t>
            </w:r>
          </w:hyperlink>
        </w:p>
        <w:p w14:paraId="03B8D0E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89fyvm1judmv">
            <w:r w:rsidR="000D7AA2">
              <w:t>Figura 30. Conversión de Longitud - Cliente consola</w:t>
            </w:r>
            <w:r w:rsidR="000D7AA2">
              <w:tab/>
              <w:t>25</w:t>
            </w:r>
          </w:hyperlink>
        </w:p>
        <w:p w14:paraId="6432F22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j1zfm5mtd81x">
            <w:r w:rsidR="000D7AA2">
              <w:t>Figura 31. Conversión de Masa - Cliente consola</w:t>
            </w:r>
            <w:r w:rsidR="000D7AA2">
              <w:tab/>
              <w:t>26</w:t>
            </w:r>
          </w:hyperlink>
        </w:p>
        <w:p w14:paraId="1181946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vt7wu22kr78">
            <w:r w:rsidR="000D7AA2">
              <w:t>Figura 32. Conversión de Temperatura - Cliente consola</w:t>
            </w:r>
            <w:r w:rsidR="000D7AA2">
              <w:tab/>
              <w:t>26</w:t>
            </w:r>
          </w:hyperlink>
        </w:p>
        <w:p w14:paraId="3326BDA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v81a5e9mrpd">
            <w:r w:rsidR="000D7AA2">
              <w:t>Figura 33. Estructura del proyecto - Cliente escritorio</w:t>
            </w:r>
            <w:r w:rsidR="000D7AA2">
              <w:tab/>
              <w:t>26</w:t>
            </w:r>
          </w:hyperlink>
        </w:p>
        <w:p w14:paraId="7047B7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qn4ox74kjgau">
            <w:r w:rsidR="000D7AA2">
              <w:t>Figura 34. Creación de modelo - Cliente escritorio</w:t>
            </w:r>
            <w:r w:rsidR="000D7AA2">
              <w:tab/>
              <w:t>27</w:t>
            </w:r>
          </w:hyperlink>
        </w:p>
        <w:p w14:paraId="0A6A67D0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hc66wifoybpo">
            <w:r w:rsidR="000D7AA2">
              <w:t>Figura 35. Creación de servicio - Cliente consola</w:t>
            </w:r>
            <w:r w:rsidR="000D7AA2">
              <w:tab/>
              <w:t>27</w:t>
            </w:r>
          </w:hyperlink>
        </w:p>
        <w:p w14:paraId="2F1D56A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36. Creación de vistas - Cliente escritorio</w:t>
            </w:r>
            <w:r w:rsidR="000D7AA2">
              <w:tab/>
              <w:t>28</w:t>
            </w:r>
          </w:hyperlink>
        </w:p>
        <w:p w14:paraId="13911D9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gxf195gp5c6f">
            <w:r w:rsidR="000D7AA2">
              <w:t>Figura 37. Creación de vistas - Cliente escritorio</w:t>
            </w:r>
            <w:r w:rsidR="000D7AA2">
              <w:tab/>
              <w:t>28</w:t>
            </w:r>
          </w:hyperlink>
        </w:p>
        <w:p w14:paraId="41288E5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d7qp5qja0x0">
            <w:r w:rsidR="000D7AA2">
              <w:t>Figura 38. Login - Cliente escritorio</w:t>
            </w:r>
            <w:r w:rsidR="000D7AA2">
              <w:tab/>
              <w:t>29</w:t>
            </w:r>
          </w:hyperlink>
        </w:p>
        <w:p w14:paraId="4BEA1FD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asehgy87ev3">
            <w:r w:rsidR="000D7AA2">
              <w:t>Figura 39. Pantalla de Conversiones - Cliente escritorio</w:t>
            </w:r>
            <w:r w:rsidR="000D7AA2">
              <w:tab/>
              <w:t>29</w:t>
            </w:r>
          </w:hyperlink>
        </w:p>
        <w:p w14:paraId="6FD51CD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rr0nlmh9db16">
            <w:r w:rsidR="000D7AA2">
              <w:t>Figura 40. Estructura del proyecto - Cliente web</w:t>
            </w:r>
            <w:r w:rsidR="000D7AA2">
              <w:tab/>
              <w:t>30</w:t>
            </w:r>
          </w:hyperlink>
        </w:p>
        <w:p w14:paraId="5DC0C08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1flkodbf0h5">
            <w:r w:rsidR="000D7AA2">
              <w:t>Figura 41. Creación de servlets - Cliente web</w:t>
            </w:r>
            <w:r w:rsidR="000D7AA2">
              <w:tab/>
              <w:t>30</w:t>
            </w:r>
          </w:hyperlink>
        </w:p>
        <w:p w14:paraId="46A77D52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ipi8ysvcsrw">
            <w:r w:rsidR="000D7AA2">
              <w:t>Figura 42. Creación de vistas - Cliente web</w:t>
            </w:r>
            <w:r w:rsidR="000D7AA2">
              <w:tab/>
              <w:t>32</w:t>
            </w:r>
          </w:hyperlink>
        </w:p>
        <w:p w14:paraId="227F910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26u1pkf5o7cq">
            <w:r w:rsidR="000D7AA2">
              <w:t>Figura 43. Login - Cliente web</w:t>
            </w:r>
            <w:r w:rsidR="000D7AA2">
              <w:tab/>
              <w:t>38</w:t>
            </w:r>
          </w:hyperlink>
        </w:p>
        <w:p w14:paraId="12EC668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bj3wrp2y72t">
            <w:r w:rsidR="000D7AA2">
              <w:t>Figura 44. Pantalla de Conversiones - Cliente web</w:t>
            </w:r>
            <w:r w:rsidR="000D7AA2">
              <w:tab/>
              <w:t>38</w:t>
            </w:r>
          </w:hyperlink>
        </w:p>
        <w:p w14:paraId="12263BD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mcl29jbj3dxn">
            <w:r w:rsidR="000D7AA2">
              <w:t>Figura 45. Configuración del proyecto - Cliente móvil</w:t>
            </w:r>
            <w:r w:rsidR="000D7AA2">
              <w:tab/>
              <w:t>39</w:t>
            </w:r>
          </w:hyperlink>
        </w:p>
        <w:p w14:paraId="5FD23EB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u4ji2sboh0w2">
            <w:r w:rsidR="000D7AA2">
              <w:t>Figura 46. Estructura del proyecto - Cliente móvil</w:t>
            </w:r>
            <w:r w:rsidR="000D7AA2">
              <w:tab/>
              <w:t>39</w:t>
            </w:r>
          </w:hyperlink>
        </w:p>
        <w:p w14:paraId="1FBC87E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qavj6j6hlsn">
            <w:r w:rsidR="000D7AA2">
              <w:t>Figura 47. Creación de modelos - Cliente móvil</w:t>
            </w:r>
            <w:r w:rsidR="000D7AA2">
              <w:tab/>
              <w:t>40</w:t>
            </w:r>
          </w:hyperlink>
        </w:p>
        <w:p w14:paraId="1EB6CD8A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xc42qhemt83">
            <w:r w:rsidR="000D7AA2">
              <w:t>Figura 48. Creación de controladores - Cliente móvil</w:t>
            </w:r>
            <w:r w:rsidR="000D7AA2">
              <w:tab/>
              <w:t>40</w:t>
            </w:r>
          </w:hyperlink>
        </w:p>
        <w:p w14:paraId="65F7DD1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ni2w8b8dvzn">
            <w:r w:rsidR="000D7AA2">
              <w:t>Figura 49. Creación de vistas - Cliente móvil</w:t>
            </w:r>
            <w:r w:rsidR="000D7AA2">
              <w:tab/>
              <w:t>43</w:t>
            </w:r>
          </w:hyperlink>
        </w:p>
        <w:p w14:paraId="70E9401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3dpufx62n32z">
            <w:r w:rsidR="000D7AA2">
              <w:t>Figura 50. Login - Cliente móvil</w:t>
            </w:r>
            <w:r w:rsidR="000D7AA2">
              <w:tab/>
              <w:t>44</w:t>
            </w:r>
          </w:hyperlink>
          <w:r w:rsidR="000D7AA2">
            <w:fldChar w:fldCharType="end"/>
          </w:r>
        </w:p>
      </w:sdtContent>
    </w:sdt>
    <w:p w14:paraId="3F4C03C0" w14:textId="77777777" w:rsidR="00A64875" w:rsidRDefault="000D7AA2">
      <w:pPr>
        <w:rPr>
          <w:b/>
          <w:bCs/>
          <w:sz w:val="32"/>
          <w:szCs w:val="32"/>
        </w:rPr>
      </w:pPr>
      <w:r>
        <w:br w:type="page"/>
      </w:r>
    </w:p>
    <w:p w14:paraId="6238B77D" w14:textId="77777777" w:rsidR="00A64875" w:rsidRDefault="000D7AA2">
      <w:pPr>
        <w:pStyle w:val="Ttulo1"/>
      </w:pPr>
      <w:bookmarkStart w:id="1" w:name="_5qu6yv7g0wtf" w:colFirst="0" w:colLast="0"/>
      <w:bookmarkEnd w:id="1"/>
      <w:r>
        <w:lastRenderedPageBreak/>
        <w:t>ÍNDICE DE TABLAS</w:t>
      </w:r>
    </w:p>
    <w:sdt>
      <w:sdtPr>
        <w:id w:val="-1561225899"/>
        <w:docPartObj>
          <w:docPartGallery w:val="Table of Contents"/>
          <w:docPartUnique/>
        </w:docPartObj>
      </w:sdtPr>
      <w:sdtEndPr/>
      <w:sdtContent>
        <w:p w14:paraId="34E40EFA" w14:textId="77777777" w:rsidR="00A64875" w:rsidRDefault="000D7AA2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r>
            <w:fldChar w:fldCharType="begin"/>
          </w:r>
          <w:r>
            <w:instrText xml:space="preserve"> TOC \h \u \z \t "Heading 5,1,Heading 6,6,"</w:instrText>
          </w:r>
          <w:r>
            <w:fldChar w:fldCharType="separate"/>
          </w:r>
          <w:hyperlink w:anchor="_gvse3wqyjbs9">
            <w:r>
              <w:t>Tabla 1. Clase WSLogin</w:t>
            </w:r>
            <w:r>
              <w:tab/>
              <w:t>13</w:t>
            </w:r>
          </w:hyperlink>
        </w:p>
        <w:p w14:paraId="2C1F5B1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2np4cwofduw">
            <w:r w:rsidR="000D7AA2">
              <w:t>Tabla 2. Clase WSLongitud</w:t>
            </w:r>
            <w:r w:rsidR="000D7AA2">
              <w:tab/>
              <w:t>13</w:t>
            </w:r>
          </w:hyperlink>
        </w:p>
        <w:p w14:paraId="49F786FB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smmjydlnb46y">
            <w:r w:rsidR="000D7AA2">
              <w:t>Tabla 3. Clase WSMasa</w:t>
            </w:r>
            <w:r w:rsidR="000D7AA2">
              <w:tab/>
              <w:t>14</w:t>
            </w:r>
          </w:hyperlink>
        </w:p>
        <w:p w14:paraId="38023967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9nojaws72i58">
            <w:r w:rsidR="000D7AA2">
              <w:t>Tabla 4. Clase WSTemperatura</w:t>
            </w:r>
            <w:r w:rsidR="000D7AA2">
              <w:tab/>
              <w:t>14</w:t>
            </w:r>
          </w:hyperlink>
        </w:p>
        <w:p w14:paraId="486105A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5. Clase ConversorLongitud</w:t>
            </w:r>
            <w:r w:rsidR="000D7AA2">
              <w:tab/>
              <w:t>15</w:t>
            </w:r>
          </w:hyperlink>
        </w:p>
        <w:p w14:paraId="4D238ED8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6. Clase ConversorMasa</w:t>
            </w:r>
            <w:r w:rsidR="000D7AA2">
              <w:tab/>
              <w:t>16</w:t>
            </w:r>
          </w:hyperlink>
        </w:p>
        <w:p w14:paraId="682BDBDE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b6a9aa80midt">
            <w:r w:rsidR="000D7AA2">
              <w:t>Tabla 7. Clase ConversorTemperatura</w:t>
            </w:r>
            <w:r w:rsidR="000D7AA2">
              <w:tab/>
              <w:t>16</w:t>
            </w:r>
          </w:hyperlink>
        </w:p>
        <w:p w14:paraId="759EC6F6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lex6c03p4xqh">
            <w:r w:rsidR="000D7AA2">
              <w:t>Tabla 8. Clase CatalogoUnidades - Cliente consola</w:t>
            </w:r>
            <w:r w:rsidR="000D7AA2">
              <w:tab/>
              <w:t>21</w:t>
            </w:r>
          </w:hyperlink>
        </w:p>
        <w:p w14:paraId="6743BA1C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f2f8q4ayaa4o">
            <w:r w:rsidR="000D7AA2">
              <w:t>Tabla 9. Clase InterfazConsola - Cliente consola</w:t>
            </w:r>
            <w:r w:rsidR="000D7AA2">
              <w:tab/>
              <w:t>22</w:t>
            </w:r>
          </w:hyperlink>
        </w:p>
        <w:p w14:paraId="2C47AFFF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ugelb6npnd5">
            <w:r w:rsidR="000D7AA2">
              <w:t>Tabla 10. Clase OpcionMenu - Cliente consola</w:t>
            </w:r>
            <w:r w:rsidR="000D7AA2">
              <w:tab/>
              <w:t>23</w:t>
            </w:r>
          </w:hyperlink>
        </w:p>
        <w:p w14:paraId="55378BB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i8swqk2w2kf6">
            <w:r w:rsidR="000D7AA2">
              <w:t>Tabla 11. Clase ControladorConversiones - Cliente consola</w:t>
            </w:r>
            <w:r w:rsidR="000D7AA2">
              <w:tab/>
              <w:t>23</w:t>
            </w:r>
          </w:hyperlink>
        </w:p>
        <w:p w14:paraId="4EF819F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a5u4i4on4ew">
            <w:r w:rsidR="000D7AA2">
              <w:t>Tabla 12. Clase ControladorConversiones - Cliente consola</w:t>
            </w:r>
            <w:r w:rsidR="000D7AA2">
              <w:tab/>
              <w:t>24</w:t>
            </w:r>
          </w:hyperlink>
        </w:p>
        <w:p w14:paraId="1F09DA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k11a6l4yte45">
            <w:r w:rsidR="000D7AA2">
              <w:t>Tabla 13. Clase ControladorConversiones - Cliente escritorio</w:t>
            </w:r>
            <w:r w:rsidR="000D7AA2">
              <w:tab/>
              <w:t>28</w:t>
            </w:r>
          </w:hyperlink>
        </w:p>
        <w:p w14:paraId="58096CB4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xt5cfjgd913q">
            <w:r w:rsidR="000D7AA2">
              <w:t>Tabla 14. Clase ConversorServlet - Cliente escritorio</w:t>
            </w:r>
            <w:r w:rsidR="000D7AA2">
              <w:tab/>
              <w:t>31</w:t>
            </w:r>
          </w:hyperlink>
        </w:p>
        <w:p w14:paraId="7C9C2B53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6l3wmb2229nm">
            <w:r w:rsidR="000D7AA2">
              <w:t>Tabla 15. Clase LoginServlet - Cliente escritorio</w:t>
            </w:r>
            <w:r w:rsidR="000D7AA2">
              <w:tab/>
              <w:t>32</w:t>
            </w:r>
          </w:hyperlink>
        </w:p>
        <w:p w14:paraId="0E370B9D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chvfcvdp7x8l">
            <w:r w:rsidR="000D7AA2">
              <w:t>Tabla 16. Archivo conversor - Cliente web</w:t>
            </w:r>
            <w:r w:rsidR="000D7AA2">
              <w:tab/>
              <w:t>33</w:t>
            </w:r>
          </w:hyperlink>
        </w:p>
        <w:p w14:paraId="70C52E45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oqmwoq9fw0u5">
            <w:r w:rsidR="000D7AA2">
              <w:t>Tabla 17.  Archivo index - Cliente web</w:t>
            </w:r>
            <w:r w:rsidR="000D7AA2">
              <w:tab/>
              <w:t>36</w:t>
            </w:r>
          </w:hyperlink>
        </w:p>
        <w:p w14:paraId="578CFBA9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</w:pPr>
          <w:hyperlink w:anchor="_w7nueka88r45">
            <w:r w:rsidR="000D7AA2">
              <w:t>Tabla 18.  LoginController - Cliente web</w:t>
            </w:r>
            <w:r w:rsidR="000D7AA2">
              <w:tab/>
              <w:t>41</w:t>
            </w:r>
          </w:hyperlink>
        </w:p>
        <w:p w14:paraId="569F6021" w14:textId="77777777" w:rsidR="00A64875" w:rsidRDefault="002C6D21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12000"/>
            </w:tabs>
            <w:spacing w:before="60" w:after="0" w:line="240" w:lineRule="auto"/>
            <w:jc w:val="left"/>
            <w:rPr>
              <w:rFonts w:ascii="Arial" w:eastAsia="Arial" w:hAnsi="Arial" w:cs="Arial"/>
              <w:color w:val="000000"/>
            </w:rPr>
          </w:pPr>
          <w:hyperlink w:anchor="_fzgqzlnp7la3">
            <w:r w:rsidR="000D7AA2">
              <w:t>Tabla 19.  ConversionController - Cliente web</w:t>
            </w:r>
            <w:r w:rsidR="000D7AA2">
              <w:tab/>
              <w:t>42</w:t>
            </w:r>
          </w:hyperlink>
          <w:r w:rsidR="000D7AA2">
            <w:fldChar w:fldCharType="end"/>
          </w:r>
        </w:p>
      </w:sdtContent>
    </w:sdt>
    <w:p w14:paraId="3B37B4BF" w14:textId="77777777" w:rsidR="00A64875" w:rsidRDefault="00A64875">
      <w:pPr>
        <w:rPr>
          <w:b/>
          <w:bCs/>
          <w:sz w:val="32"/>
          <w:szCs w:val="32"/>
        </w:rPr>
      </w:pPr>
    </w:p>
    <w:p w14:paraId="631DC64C" w14:textId="77777777" w:rsidR="00A64875" w:rsidRDefault="00A64875">
      <w:pPr>
        <w:rPr>
          <w:b/>
          <w:bCs/>
          <w:sz w:val="32"/>
          <w:szCs w:val="32"/>
        </w:rPr>
      </w:pPr>
    </w:p>
    <w:p w14:paraId="084D3352" w14:textId="77777777" w:rsidR="00A64875" w:rsidRDefault="00A64875">
      <w:pPr>
        <w:rPr>
          <w:b/>
          <w:bCs/>
          <w:sz w:val="32"/>
          <w:szCs w:val="32"/>
        </w:rPr>
      </w:pPr>
    </w:p>
    <w:p w14:paraId="14B67EDF" w14:textId="77777777" w:rsidR="00A64875" w:rsidRDefault="00A64875">
      <w:pPr>
        <w:rPr>
          <w:b/>
          <w:bCs/>
          <w:sz w:val="32"/>
          <w:szCs w:val="32"/>
        </w:rPr>
      </w:pPr>
    </w:p>
    <w:p w14:paraId="382DFFB0" w14:textId="77777777" w:rsidR="00A64875" w:rsidRDefault="00A64875">
      <w:pPr>
        <w:rPr>
          <w:b/>
          <w:bCs/>
          <w:sz w:val="32"/>
          <w:szCs w:val="32"/>
        </w:rPr>
      </w:pPr>
    </w:p>
    <w:p w14:paraId="57B6D223" w14:textId="77777777" w:rsidR="00A64875" w:rsidRDefault="00A64875">
      <w:pPr>
        <w:rPr>
          <w:b/>
          <w:bCs/>
          <w:sz w:val="32"/>
          <w:szCs w:val="32"/>
        </w:rPr>
      </w:pPr>
    </w:p>
    <w:p w14:paraId="1BA86255" w14:textId="77777777" w:rsidR="00A64875" w:rsidRDefault="00A64875">
      <w:pPr>
        <w:rPr>
          <w:b/>
          <w:bCs/>
          <w:sz w:val="32"/>
          <w:szCs w:val="32"/>
        </w:rPr>
      </w:pPr>
    </w:p>
    <w:p w14:paraId="25D113A6" w14:textId="77777777" w:rsidR="00A64875" w:rsidRDefault="00A64875">
      <w:pPr>
        <w:rPr>
          <w:b/>
          <w:bCs/>
          <w:sz w:val="32"/>
          <w:szCs w:val="32"/>
        </w:rPr>
      </w:pPr>
    </w:p>
    <w:p w14:paraId="19C732AB" w14:textId="77777777" w:rsidR="008D5A0F" w:rsidRDefault="008D5A0F">
      <w:pPr>
        <w:rPr>
          <w:b/>
          <w:bCs/>
          <w:color w:val="0F243E" w:themeColor="text2" w:themeShade="80"/>
          <w:sz w:val="40"/>
          <w:szCs w:val="40"/>
        </w:rPr>
      </w:pPr>
      <w:bookmarkStart w:id="2" w:name="_mbupbgatxce0" w:colFirst="0" w:colLast="0"/>
      <w:bookmarkEnd w:id="2"/>
      <w:r>
        <w:br w:type="page"/>
      </w:r>
    </w:p>
    <w:p w14:paraId="60EB86B1" w14:textId="5D7CDA15" w:rsidR="00A64875" w:rsidRDefault="000D7AA2" w:rsidP="00E404FA">
      <w:pPr>
        <w:pStyle w:val="Ttulo1"/>
      </w:pPr>
      <w:r w:rsidRPr="00E404FA">
        <w:lastRenderedPageBreak/>
        <w:t>PARTE PRÁCTICA</w:t>
      </w:r>
    </w:p>
    <w:p w14:paraId="09EF9833" w14:textId="77777777" w:rsidR="008D5A0F" w:rsidRPr="008F1DF7" w:rsidRDefault="008D5A0F" w:rsidP="008D5A0F">
      <w:pPr>
        <w:pStyle w:val="Ttulo2"/>
      </w:pPr>
      <w:bookmarkStart w:id="3" w:name="_jrovtvs8fxy6" w:colFirst="0" w:colLast="0"/>
      <w:bookmarkEnd w:id="3"/>
      <w:r w:rsidRPr="008F1DF7">
        <w:t>INTRODUCCIÓN</w:t>
      </w:r>
    </w:p>
    <w:p w14:paraId="1063F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 w:rsidRPr="008F1DF7">
        <w:t xml:space="preserve">Un Web Service SOAP es una interfaz de comunicación </w:t>
      </w:r>
      <w:proofErr w:type="spellStart"/>
      <w:r w:rsidRPr="008F1DF7">
        <w:t>basada</w:t>
      </w:r>
      <w:proofErr w:type="spellEnd"/>
      <w:r w:rsidRPr="008F1DF7">
        <w:t xml:space="preserve"> en </w:t>
      </w:r>
      <w:proofErr w:type="spellStart"/>
      <w:r w:rsidRPr="008F1DF7">
        <w:t>protocolos</w:t>
      </w:r>
      <w:proofErr w:type="spellEnd"/>
      <w:r w:rsidRPr="008F1DF7">
        <w:t xml:space="preserve"> </w:t>
      </w:r>
      <w:proofErr w:type="spellStart"/>
      <w:r w:rsidRPr="008F1DF7">
        <w:t>estandarizados</w:t>
      </w:r>
      <w:proofErr w:type="spellEnd"/>
      <w:r w:rsidRPr="008F1DF7">
        <w:t xml:space="preserve"> que </w:t>
      </w:r>
      <w:proofErr w:type="spellStart"/>
      <w:r w:rsidRPr="008F1DF7">
        <w:t>permite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intercambio</w:t>
      </w:r>
      <w:proofErr w:type="spellEnd"/>
      <w:r w:rsidRPr="008F1DF7">
        <w:t xml:space="preserve"> de </w:t>
      </w:r>
      <w:proofErr w:type="spellStart"/>
      <w:r w:rsidRPr="008F1DF7">
        <w:t>información</w:t>
      </w:r>
      <w:proofErr w:type="spellEnd"/>
      <w:r w:rsidRPr="008F1DF7">
        <w:t xml:space="preserve"> </w:t>
      </w:r>
      <w:proofErr w:type="spellStart"/>
      <w:r w:rsidRPr="008F1DF7">
        <w:t>estructurada</w:t>
      </w:r>
      <w:proofErr w:type="spellEnd"/>
      <w:r w:rsidRPr="008F1DF7">
        <w:t xml:space="preserve"> entre </w:t>
      </w:r>
      <w:proofErr w:type="spellStart"/>
      <w:r w:rsidRPr="008F1DF7">
        <w:t>sistemas</w:t>
      </w:r>
      <w:proofErr w:type="spellEnd"/>
      <w:r w:rsidRPr="008F1DF7">
        <w:t xml:space="preserve"> </w:t>
      </w:r>
      <w:proofErr w:type="spellStart"/>
      <w:r w:rsidRPr="008F1DF7">
        <w:t>computacionales</w:t>
      </w:r>
      <w:proofErr w:type="spellEnd"/>
      <w:r w:rsidRPr="008F1DF7">
        <w:t xml:space="preserve">. A </w:t>
      </w:r>
      <w:proofErr w:type="spellStart"/>
      <w:r w:rsidRPr="008F1DF7">
        <w:t>diferencia</w:t>
      </w:r>
      <w:proofErr w:type="spellEnd"/>
      <w:r w:rsidRPr="008F1DF7">
        <w:t xml:space="preserve"> de </w:t>
      </w:r>
      <w:proofErr w:type="spellStart"/>
      <w:r w:rsidRPr="008F1DF7">
        <w:t>otros</w:t>
      </w:r>
      <w:proofErr w:type="spellEnd"/>
      <w:r w:rsidRPr="008F1DF7">
        <w:t xml:space="preserve"> </w:t>
      </w:r>
      <w:proofErr w:type="spellStart"/>
      <w:r w:rsidRPr="008F1DF7">
        <w:t>enfoques</w:t>
      </w:r>
      <w:proofErr w:type="spellEnd"/>
      <w:r w:rsidRPr="008F1DF7">
        <w:t xml:space="preserve">, SOAP se </w:t>
      </w:r>
      <w:proofErr w:type="spellStart"/>
      <w:r w:rsidRPr="008F1DF7">
        <w:t>fundamenta</w:t>
      </w:r>
      <w:proofErr w:type="spellEnd"/>
      <w:r w:rsidRPr="008F1DF7">
        <w:t xml:space="preserve"> </w:t>
      </w:r>
      <w:proofErr w:type="spellStart"/>
      <w:r w:rsidRPr="008F1DF7">
        <w:t>estrictamente</w:t>
      </w:r>
      <w:proofErr w:type="spellEnd"/>
      <w:r w:rsidRPr="008F1DF7">
        <w:t xml:space="preserve"> en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uso</w:t>
      </w:r>
      <w:proofErr w:type="spellEnd"/>
      <w:r w:rsidRPr="008F1DF7">
        <w:t xml:space="preserve"> de XML </w:t>
      </w:r>
      <w:proofErr w:type="spellStart"/>
      <w:r w:rsidRPr="008F1DF7">
        <w:t>como</w:t>
      </w:r>
      <w:proofErr w:type="spellEnd"/>
      <w:r w:rsidRPr="008F1DF7">
        <w:t xml:space="preserve"> </w:t>
      </w:r>
      <w:proofErr w:type="spellStart"/>
      <w:r w:rsidRPr="008F1DF7">
        <w:t>lenguaje</w:t>
      </w:r>
      <w:proofErr w:type="spellEnd"/>
      <w:r w:rsidRPr="008F1DF7">
        <w:t xml:space="preserve"> para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envío</w:t>
      </w:r>
      <w:proofErr w:type="spellEnd"/>
      <w:r w:rsidRPr="008F1DF7">
        <w:t xml:space="preserve"> de </w:t>
      </w:r>
      <w:proofErr w:type="spellStart"/>
      <w:r w:rsidRPr="008F1DF7">
        <w:t>mensajes</w:t>
      </w:r>
      <w:proofErr w:type="spellEnd"/>
      <w:r w:rsidRPr="008F1DF7">
        <w:t xml:space="preserve"> y </w:t>
      </w:r>
      <w:proofErr w:type="spellStart"/>
      <w:r w:rsidRPr="008F1DF7">
        <w:t>depende</w:t>
      </w:r>
      <w:proofErr w:type="spellEnd"/>
      <w:r w:rsidRPr="008F1DF7">
        <w:t xml:space="preserve"> de un </w:t>
      </w:r>
      <w:proofErr w:type="spellStart"/>
      <w:r w:rsidRPr="008F1DF7">
        <w:t>contrato</w:t>
      </w:r>
      <w:proofErr w:type="spellEnd"/>
      <w:r w:rsidRPr="008F1DF7">
        <w:t xml:space="preserve"> formal </w:t>
      </w:r>
      <w:proofErr w:type="spellStart"/>
      <w:r w:rsidRPr="008F1DF7">
        <w:t>conocido</w:t>
      </w:r>
      <w:proofErr w:type="spellEnd"/>
      <w:r w:rsidRPr="008F1DF7">
        <w:t xml:space="preserve"> </w:t>
      </w:r>
      <w:proofErr w:type="spellStart"/>
      <w:r w:rsidRPr="008F1DF7">
        <w:t>como</w:t>
      </w:r>
      <w:proofErr w:type="spellEnd"/>
      <w:r w:rsidRPr="008F1DF7">
        <w:t xml:space="preserve"> WSDL (Web Services Description Language), que define las </w:t>
      </w:r>
      <w:proofErr w:type="spellStart"/>
      <w:r w:rsidRPr="008F1DF7">
        <w:t>operaciones</w:t>
      </w:r>
      <w:proofErr w:type="spellEnd"/>
      <w:r w:rsidRPr="008F1DF7">
        <w:t xml:space="preserve">, </w:t>
      </w:r>
      <w:proofErr w:type="spellStart"/>
      <w:r w:rsidRPr="008F1DF7">
        <w:t>parámetros</w:t>
      </w:r>
      <w:proofErr w:type="spellEnd"/>
      <w:r w:rsidRPr="008F1DF7">
        <w:t xml:space="preserve"> y </w:t>
      </w:r>
      <w:proofErr w:type="spellStart"/>
      <w:r w:rsidRPr="008F1DF7">
        <w:t>tipos</w:t>
      </w:r>
      <w:proofErr w:type="spellEnd"/>
      <w:r w:rsidRPr="008F1DF7">
        <w:t xml:space="preserve"> de </w:t>
      </w:r>
      <w:proofErr w:type="spellStart"/>
      <w:r w:rsidRPr="008F1DF7">
        <w:t>datos</w:t>
      </w:r>
      <w:proofErr w:type="spellEnd"/>
      <w:r w:rsidRPr="008F1DF7">
        <w:t xml:space="preserve"> </w:t>
      </w:r>
      <w:proofErr w:type="spellStart"/>
      <w:r w:rsidRPr="008F1DF7">
        <w:t>disponibles</w:t>
      </w:r>
      <w:proofErr w:type="spellEnd"/>
      <w:r w:rsidRPr="008F1DF7">
        <w:t xml:space="preserve">. </w:t>
      </w:r>
      <w:proofErr w:type="spellStart"/>
      <w:r w:rsidRPr="008F1DF7">
        <w:t>Esta</w:t>
      </w:r>
      <w:proofErr w:type="spellEnd"/>
      <w:r w:rsidRPr="008F1DF7">
        <w:t xml:space="preserve"> arquitectura es </w:t>
      </w:r>
      <w:proofErr w:type="spellStart"/>
      <w:r w:rsidRPr="008F1DF7">
        <w:t>esencial</w:t>
      </w:r>
      <w:proofErr w:type="spellEnd"/>
      <w:r w:rsidRPr="008F1DF7">
        <w:t xml:space="preserve"> en </w:t>
      </w:r>
      <w:proofErr w:type="spellStart"/>
      <w:r w:rsidRPr="008F1DF7">
        <w:t>entornos</w:t>
      </w:r>
      <w:proofErr w:type="spellEnd"/>
      <w:r w:rsidRPr="008F1DF7">
        <w:t xml:space="preserve"> </w:t>
      </w:r>
      <w:proofErr w:type="spellStart"/>
      <w:r w:rsidRPr="008F1DF7">
        <w:t>empresariales</w:t>
      </w:r>
      <w:proofErr w:type="spellEnd"/>
      <w:r w:rsidRPr="008F1DF7">
        <w:t xml:space="preserve"> </w:t>
      </w:r>
      <w:proofErr w:type="spellStart"/>
      <w:r w:rsidRPr="008F1DF7">
        <w:t>donde</w:t>
      </w:r>
      <w:proofErr w:type="spellEnd"/>
      <w:r w:rsidRPr="008F1DF7">
        <w:t xml:space="preserve"> la </w:t>
      </w:r>
      <w:proofErr w:type="spellStart"/>
      <w:r w:rsidRPr="008F1DF7">
        <w:t>seguridad</w:t>
      </w:r>
      <w:proofErr w:type="spellEnd"/>
      <w:r w:rsidRPr="008F1DF7">
        <w:t xml:space="preserve">, la </w:t>
      </w:r>
      <w:proofErr w:type="spellStart"/>
      <w:r w:rsidRPr="008F1DF7">
        <w:t>transaccionalidad</w:t>
      </w:r>
      <w:proofErr w:type="spellEnd"/>
      <w:r w:rsidRPr="008F1DF7">
        <w:t xml:space="preserve"> y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cumplimiento</w:t>
      </w:r>
      <w:proofErr w:type="spellEnd"/>
      <w:r w:rsidRPr="008F1DF7">
        <w:t xml:space="preserve"> </w:t>
      </w:r>
      <w:proofErr w:type="spellStart"/>
      <w:r w:rsidRPr="008F1DF7">
        <w:t>estricto</w:t>
      </w:r>
      <w:proofErr w:type="spellEnd"/>
      <w:r w:rsidRPr="008F1DF7">
        <w:t xml:space="preserve"> de </w:t>
      </w:r>
      <w:proofErr w:type="spellStart"/>
      <w:r w:rsidRPr="008F1DF7">
        <w:t>protocolos</w:t>
      </w:r>
      <w:proofErr w:type="spellEnd"/>
      <w:r w:rsidRPr="008F1DF7">
        <w:t xml:space="preserve"> son </w:t>
      </w:r>
      <w:proofErr w:type="spellStart"/>
      <w:r w:rsidRPr="008F1DF7">
        <w:t>prioritarios</w:t>
      </w:r>
      <w:proofErr w:type="spellEnd"/>
      <w:r w:rsidRPr="008F1DF7">
        <w:t>.</w:t>
      </w:r>
    </w:p>
    <w:p w14:paraId="65E86F92" w14:textId="77777777" w:rsidR="008D5A0F" w:rsidRPr="008F1DF7" w:rsidRDefault="008D5A0F" w:rsidP="008D5A0F">
      <w:pPr>
        <w:spacing w:after="160" w:line="259" w:lineRule="auto"/>
        <w:rPr>
          <w:b/>
          <w:bCs/>
        </w:rPr>
      </w:pPr>
      <w:r w:rsidRPr="008F1DF7">
        <w:t xml:space="preserve">En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desarrollo</w:t>
      </w:r>
      <w:proofErr w:type="spellEnd"/>
      <w:r w:rsidRPr="008F1DF7">
        <w:t xml:space="preserve"> de </w:t>
      </w:r>
      <w:proofErr w:type="spellStart"/>
      <w:r w:rsidRPr="008F1DF7">
        <w:t>servicios</w:t>
      </w:r>
      <w:proofErr w:type="spellEnd"/>
      <w:r w:rsidRPr="008F1DF7">
        <w:t xml:space="preserve"> SOAP con Java, la </w:t>
      </w:r>
      <w:proofErr w:type="spellStart"/>
      <w:r w:rsidRPr="008F1DF7">
        <w:t>lógica</w:t>
      </w:r>
      <w:proofErr w:type="spellEnd"/>
      <w:r w:rsidRPr="008F1DF7">
        <w:t xml:space="preserve"> </w:t>
      </w:r>
      <w:proofErr w:type="spellStart"/>
      <w:r w:rsidRPr="008F1DF7">
        <w:t>suele</w:t>
      </w:r>
      <w:proofErr w:type="spellEnd"/>
      <w:r w:rsidRPr="008F1DF7">
        <w:t xml:space="preserve"> </w:t>
      </w:r>
      <w:proofErr w:type="spellStart"/>
      <w:r w:rsidRPr="008F1DF7">
        <w:t>organizarse</w:t>
      </w:r>
      <w:proofErr w:type="spellEnd"/>
      <w:r w:rsidRPr="008F1DF7">
        <w:t xml:space="preserve"> </w:t>
      </w:r>
      <w:proofErr w:type="spellStart"/>
      <w:r w:rsidRPr="008F1DF7">
        <w:t>mediante</w:t>
      </w:r>
      <w:proofErr w:type="spellEnd"/>
      <w:r w:rsidRPr="008F1DF7">
        <w:t xml:space="preserve"> la </w:t>
      </w:r>
      <w:proofErr w:type="spellStart"/>
      <w:r w:rsidRPr="008F1DF7">
        <w:t>exposición</w:t>
      </w:r>
      <w:proofErr w:type="spellEnd"/>
      <w:r w:rsidRPr="008F1DF7">
        <w:t xml:space="preserve"> de Endpoints (puntos de </w:t>
      </w:r>
      <w:proofErr w:type="spellStart"/>
      <w:r w:rsidRPr="008F1DF7">
        <w:t>acceso</w:t>
      </w:r>
      <w:proofErr w:type="spellEnd"/>
      <w:r w:rsidRPr="008F1DF7">
        <w:t xml:space="preserve">). A </w:t>
      </w:r>
      <w:proofErr w:type="spellStart"/>
      <w:r w:rsidRPr="008F1DF7">
        <w:t>diferencia</w:t>
      </w:r>
      <w:proofErr w:type="spellEnd"/>
      <w:r w:rsidRPr="008F1DF7">
        <w:t xml:space="preserve"> del patrón MVC </w:t>
      </w:r>
      <w:proofErr w:type="spellStart"/>
      <w:r w:rsidRPr="008F1DF7">
        <w:t>tradicional</w:t>
      </w:r>
      <w:proofErr w:type="spellEnd"/>
      <w:r w:rsidRPr="008F1DF7">
        <w:t xml:space="preserve"> de </w:t>
      </w:r>
      <w:proofErr w:type="spellStart"/>
      <w:r w:rsidRPr="008F1DF7">
        <w:t>aplicaciones</w:t>
      </w:r>
      <w:proofErr w:type="spellEnd"/>
      <w:r w:rsidRPr="008F1DF7">
        <w:t xml:space="preserve"> web, SOAP se centra en la </w:t>
      </w:r>
      <w:proofErr w:type="spellStart"/>
      <w:r w:rsidRPr="008F1DF7">
        <w:t>Orientación</w:t>
      </w:r>
      <w:proofErr w:type="spellEnd"/>
      <w:r w:rsidRPr="008F1DF7">
        <w:t xml:space="preserve"> a </w:t>
      </w:r>
      <w:proofErr w:type="spellStart"/>
      <w:r w:rsidRPr="008F1DF7">
        <w:t>Servicios</w:t>
      </w:r>
      <w:proofErr w:type="spellEnd"/>
      <w:r w:rsidRPr="008F1DF7">
        <w:t xml:space="preserve"> (SOA), </w:t>
      </w:r>
      <w:proofErr w:type="spellStart"/>
      <w:r w:rsidRPr="008F1DF7">
        <w:t>donde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servidor</w:t>
      </w:r>
      <w:proofErr w:type="spellEnd"/>
      <w:r w:rsidRPr="008F1DF7">
        <w:t xml:space="preserve"> </w:t>
      </w:r>
      <w:proofErr w:type="spellStart"/>
      <w:r w:rsidRPr="008F1DF7">
        <w:t>actúa</w:t>
      </w:r>
      <w:proofErr w:type="spellEnd"/>
      <w:r w:rsidRPr="008F1DF7">
        <w:t xml:space="preserve"> </w:t>
      </w:r>
      <w:proofErr w:type="spellStart"/>
      <w:r w:rsidRPr="008F1DF7">
        <w:t>como</w:t>
      </w:r>
      <w:proofErr w:type="spellEnd"/>
      <w:r w:rsidRPr="008F1DF7">
        <w:t xml:space="preserve"> un </w:t>
      </w:r>
      <w:proofErr w:type="spellStart"/>
      <w:r w:rsidRPr="008F1DF7">
        <w:t>proveedor</w:t>
      </w:r>
      <w:proofErr w:type="spellEnd"/>
      <w:r w:rsidRPr="008F1DF7">
        <w:t xml:space="preserve"> de </w:t>
      </w:r>
      <w:proofErr w:type="spellStart"/>
      <w:r w:rsidRPr="008F1DF7">
        <w:t>funciones</w:t>
      </w:r>
      <w:proofErr w:type="spellEnd"/>
      <w:r w:rsidRPr="008F1DF7">
        <w:t xml:space="preserve"> </w:t>
      </w:r>
      <w:proofErr w:type="spellStart"/>
      <w:r w:rsidRPr="008F1DF7">
        <w:t>específicas</w:t>
      </w:r>
      <w:proofErr w:type="spellEnd"/>
      <w:r w:rsidRPr="008F1DF7">
        <w:t xml:space="preserve"> que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cliente</w:t>
      </w:r>
      <w:proofErr w:type="spellEnd"/>
      <w:r w:rsidRPr="008F1DF7">
        <w:t xml:space="preserve"> consume </w:t>
      </w:r>
      <w:proofErr w:type="spellStart"/>
      <w:r w:rsidRPr="008F1DF7">
        <w:t>tras</w:t>
      </w:r>
      <w:proofErr w:type="spellEnd"/>
      <w:r w:rsidRPr="008F1DF7">
        <w:t xml:space="preserve"> </w:t>
      </w:r>
      <w:proofErr w:type="spellStart"/>
      <w:r w:rsidRPr="008F1DF7">
        <w:t>conocer</w:t>
      </w:r>
      <w:proofErr w:type="spellEnd"/>
      <w:r w:rsidRPr="008F1DF7">
        <w:t xml:space="preserve"> la </w:t>
      </w:r>
      <w:proofErr w:type="spellStart"/>
      <w:r w:rsidRPr="008F1DF7">
        <w:t>definición</w:t>
      </w:r>
      <w:proofErr w:type="spellEnd"/>
      <w:r w:rsidRPr="008F1DF7">
        <w:t xml:space="preserve"> del </w:t>
      </w:r>
      <w:proofErr w:type="spellStart"/>
      <w:r w:rsidRPr="008F1DF7">
        <w:t>servicio</w:t>
      </w:r>
      <w:proofErr w:type="spellEnd"/>
      <w:r w:rsidRPr="008F1DF7">
        <w:t xml:space="preserve">. El </w:t>
      </w:r>
      <w:proofErr w:type="spellStart"/>
      <w:r w:rsidRPr="008F1DF7">
        <w:t>intercambio</w:t>
      </w:r>
      <w:proofErr w:type="spellEnd"/>
      <w:r w:rsidRPr="008F1DF7">
        <w:t xml:space="preserve"> de </w:t>
      </w:r>
      <w:proofErr w:type="spellStart"/>
      <w:r w:rsidRPr="008F1DF7">
        <w:t>datos</w:t>
      </w:r>
      <w:proofErr w:type="spellEnd"/>
      <w:r w:rsidRPr="008F1DF7">
        <w:t xml:space="preserve"> en la red se </w:t>
      </w:r>
      <w:proofErr w:type="spellStart"/>
      <w:r w:rsidRPr="008F1DF7">
        <w:t>realiza</w:t>
      </w:r>
      <w:proofErr w:type="spellEnd"/>
      <w:r w:rsidRPr="008F1DF7">
        <w:t xml:space="preserve"> a </w:t>
      </w:r>
      <w:proofErr w:type="spellStart"/>
      <w:r w:rsidRPr="008F1DF7">
        <w:t>través</w:t>
      </w:r>
      <w:proofErr w:type="spellEnd"/>
      <w:r w:rsidRPr="008F1DF7">
        <w:t xml:space="preserve"> del protocolo HTTP.</w:t>
      </w:r>
    </w:p>
    <w:p w14:paraId="210D0F9B" w14:textId="00CCAB53" w:rsidR="008D5A0F" w:rsidRDefault="008D5A0F" w:rsidP="008D5A0F">
      <w:pPr>
        <w:spacing w:after="160" w:line="259" w:lineRule="auto"/>
      </w:pPr>
      <w:r w:rsidRPr="008F1DF7">
        <w:t xml:space="preserve">Para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despliegue</w:t>
      </w:r>
      <w:proofErr w:type="spellEnd"/>
      <w:r w:rsidRPr="008F1DF7">
        <w:t xml:space="preserve"> de </w:t>
      </w:r>
      <w:proofErr w:type="spellStart"/>
      <w:r w:rsidRPr="008F1DF7">
        <w:t>estos</w:t>
      </w:r>
      <w:proofErr w:type="spellEnd"/>
      <w:r w:rsidRPr="008F1DF7">
        <w:t xml:space="preserve"> </w:t>
      </w:r>
      <w:proofErr w:type="spellStart"/>
      <w:r w:rsidRPr="008F1DF7">
        <w:t>servicios</w:t>
      </w:r>
      <w:proofErr w:type="spellEnd"/>
      <w:r w:rsidRPr="008F1DF7">
        <w:t xml:space="preserve">, se </w:t>
      </w:r>
      <w:proofErr w:type="spellStart"/>
      <w:r w:rsidRPr="008F1DF7">
        <w:t>utiliza</w:t>
      </w:r>
      <w:proofErr w:type="spellEnd"/>
      <w:r w:rsidRPr="008F1DF7">
        <w:t xml:space="preserve"> Payara Server, un </w:t>
      </w:r>
      <w:proofErr w:type="spellStart"/>
      <w:r w:rsidRPr="008F1DF7">
        <w:t>servidor</w:t>
      </w:r>
      <w:proofErr w:type="spellEnd"/>
      <w:r w:rsidRPr="008F1DF7">
        <w:t xml:space="preserve"> de </w:t>
      </w:r>
      <w:proofErr w:type="spellStart"/>
      <w:r w:rsidRPr="008F1DF7">
        <w:t>aplicaciones</w:t>
      </w:r>
      <w:proofErr w:type="spellEnd"/>
      <w:r w:rsidRPr="008F1DF7">
        <w:t xml:space="preserve"> de alto </w:t>
      </w:r>
      <w:proofErr w:type="spellStart"/>
      <w:r w:rsidRPr="008F1DF7">
        <w:t>rendimiento</w:t>
      </w:r>
      <w:proofErr w:type="spellEnd"/>
      <w:r w:rsidRPr="008F1DF7">
        <w:t xml:space="preserve"> </w:t>
      </w:r>
      <w:proofErr w:type="spellStart"/>
      <w:r w:rsidRPr="008F1DF7">
        <w:t>derivado</w:t>
      </w:r>
      <w:proofErr w:type="spellEnd"/>
      <w:r w:rsidRPr="008F1DF7">
        <w:t xml:space="preserve"> de </w:t>
      </w:r>
      <w:proofErr w:type="spellStart"/>
      <w:r w:rsidRPr="008F1DF7">
        <w:t>GlassFish</w:t>
      </w:r>
      <w:proofErr w:type="spellEnd"/>
      <w:r w:rsidRPr="008F1DF7">
        <w:t xml:space="preserve">. Payara es un </w:t>
      </w:r>
      <w:proofErr w:type="spellStart"/>
      <w:r w:rsidRPr="008F1DF7">
        <w:t>contenedor</w:t>
      </w:r>
      <w:proofErr w:type="spellEnd"/>
      <w:r w:rsidRPr="008F1DF7">
        <w:t xml:space="preserve"> compatible con Jakarta EE que </w:t>
      </w:r>
      <w:proofErr w:type="spellStart"/>
      <w:r w:rsidRPr="008F1DF7">
        <w:t>incluye</w:t>
      </w:r>
      <w:proofErr w:type="spellEnd"/>
      <w:r w:rsidRPr="008F1DF7">
        <w:t xml:space="preserve"> </w:t>
      </w:r>
      <w:proofErr w:type="spellStart"/>
      <w:r w:rsidRPr="008F1DF7">
        <w:t>soporte</w:t>
      </w:r>
      <w:proofErr w:type="spellEnd"/>
      <w:r w:rsidRPr="008F1DF7">
        <w:t xml:space="preserve"> </w:t>
      </w:r>
      <w:proofErr w:type="spellStart"/>
      <w:r w:rsidRPr="008F1DF7">
        <w:t>nativo</w:t>
      </w:r>
      <w:proofErr w:type="spellEnd"/>
      <w:r w:rsidRPr="008F1DF7">
        <w:t xml:space="preserve"> para la </w:t>
      </w:r>
      <w:proofErr w:type="spellStart"/>
      <w:r w:rsidRPr="008F1DF7">
        <w:t>especificación</w:t>
      </w:r>
      <w:proofErr w:type="spellEnd"/>
      <w:r w:rsidRPr="008F1DF7">
        <w:t xml:space="preserve"> JAX-WS (Java API for XML Web Services). </w:t>
      </w:r>
      <w:proofErr w:type="spellStart"/>
      <w:r w:rsidRPr="008F1DF7">
        <w:t>Esto</w:t>
      </w:r>
      <w:proofErr w:type="spellEnd"/>
      <w:r w:rsidRPr="008F1DF7">
        <w:t xml:space="preserve"> </w:t>
      </w:r>
      <w:proofErr w:type="spellStart"/>
      <w:r w:rsidRPr="008F1DF7">
        <w:t>permite</w:t>
      </w:r>
      <w:proofErr w:type="spellEnd"/>
      <w:r w:rsidRPr="008F1DF7">
        <w:t xml:space="preserve"> </w:t>
      </w:r>
      <w:proofErr w:type="spellStart"/>
      <w:r w:rsidRPr="008F1DF7">
        <w:t>gestionar</w:t>
      </w:r>
      <w:proofErr w:type="spellEnd"/>
      <w:r w:rsidRPr="008F1DF7">
        <w:t xml:space="preserve"> </w:t>
      </w:r>
      <w:proofErr w:type="spellStart"/>
      <w:r w:rsidRPr="008F1DF7">
        <w:t>servicios</w:t>
      </w:r>
      <w:proofErr w:type="spellEnd"/>
      <w:r w:rsidRPr="008F1DF7">
        <w:t xml:space="preserve"> web </w:t>
      </w:r>
      <w:proofErr w:type="spellStart"/>
      <w:r w:rsidRPr="008F1DF7">
        <w:t>complejos</w:t>
      </w:r>
      <w:proofErr w:type="spellEnd"/>
      <w:r w:rsidRPr="008F1DF7">
        <w:t xml:space="preserve"> con </w:t>
      </w:r>
      <w:proofErr w:type="spellStart"/>
      <w:r w:rsidRPr="008F1DF7">
        <w:t>herramientas</w:t>
      </w:r>
      <w:proofErr w:type="spellEnd"/>
      <w:r w:rsidRPr="008F1DF7">
        <w:t xml:space="preserve"> </w:t>
      </w:r>
      <w:proofErr w:type="spellStart"/>
      <w:r w:rsidRPr="008F1DF7">
        <w:t>avanzadas</w:t>
      </w:r>
      <w:proofErr w:type="spellEnd"/>
      <w:r w:rsidRPr="008F1DF7">
        <w:t xml:space="preserve"> de </w:t>
      </w:r>
      <w:proofErr w:type="spellStart"/>
      <w:r w:rsidRPr="008F1DF7">
        <w:t>administración</w:t>
      </w:r>
      <w:proofErr w:type="spellEnd"/>
      <w:r w:rsidRPr="008F1DF7">
        <w:t xml:space="preserve">, </w:t>
      </w:r>
      <w:proofErr w:type="spellStart"/>
      <w:r w:rsidRPr="008F1DF7">
        <w:t>monitoreo</w:t>
      </w:r>
      <w:proofErr w:type="spellEnd"/>
      <w:r w:rsidRPr="008F1DF7">
        <w:t xml:space="preserve"> y </w:t>
      </w:r>
      <w:proofErr w:type="spellStart"/>
      <w:r w:rsidRPr="008F1DF7">
        <w:t>escalabilidad</w:t>
      </w:r>
      <w:proofErr w:type="spellEnd"/>
      <w:r w:rsidRPr="008F1DF7">
        <w:t xml:space="preserve">, </w:t>
      </w:r>
      <w:proofErr w:type="spellStart"/>
      <w:r w:rsidRPr="008F1DF7">
        <w:t>asegurando</w:t>
      </w:r>
      <w:proofErr w:type="spellEnd"/>
      <w:r w:rsidRPr="008F1DF7">
        <w:t xml:space="preserve"> una </w:t>
      </w:r>
      <w:proofErr w:type="spellStart"/>
      <w:r w:rsidRPr="008F1DF7">
        <w:t>integración</w:t>
      </w:r>
      <w:proofErr w:type="spellEnd"/>
      <w:r w:rsidRPr="008F1DF7">
        <w:t xml:space="preserve"> </w:t>
      </w:r>
      <w:proofErr w:type="spellStart"/>
      <w:r w:rsidRPr="008F1DF7">
        <w:t>fluida</w:t>
      </w:r>
      <w:proofErr w:type="spellEnd"/>
      <w:r w:rsidRPr="008F1DF7">
        <w:t xml:space="preserve"> en </w:t>
      </w:r>
      <w:proofErr w:type="spellStart"/>
      <w:r w:rsidRPr="008F1DF7">
        <w:t>ecosistemas</w:t>
      </w:r>
      <w:proofErr w:type="spellEnd"/>
      <w:r w:rsidRPr="008F1DF7">
        <w:t xml:space="preserve"> </w:t>
      </w:r>
      <w:proofErr w:type="spellStart"/>
      <w:r w:rsidRPr="008F1DF7">
        <w:t>empresariales</w:t>
      </w:r>
      <w:proofErr w:type="spellEnd"/>
      <w:r w:rsidRPr="008F1DF7">
        <w:t xml:space="preserve"> </w:t>
      </w:r>
      <w:proofErr w:type="spellStart"/>
      <w:r w:rsidRPr="008F1DF7">
        <w:t>heterogéneos</w:t>
      </w:r>
      <w:proofErr w:type="spellEnd"/>
      <w:r w:rsidRPr="008F1DF7">
        <w:t>.</w:t>
      </w:r>
    </w:p>
    <w:p w14:paraId="46D53631" w14:textId="77777777" w:rsidR="008D5A0F" w:rsidRPr="008F1DF7" w:rsidRDefault="008D5A0F" w:rsidP="008D5A0F">
      <w:pPr>
        <w:spacing w:after="160" w:line="259" w:lineRule="auto"/>
        <w:rPr>
          <w:b/>
          <w:bCs/>
        </w:rPr>
      </w:pPr>
    </w:p>
    <w:p w14:paraId="0D1C5F70" w14:textId="77777777" w:rsidR="008D5A0F" w:rsidRPr="008F1DF7" w:rsidRDefault="008D5A0F" w:rsidP="008D5A0F">
      <w:pPr>
        <w:pStyle w:val="Ttulo2"/>
        <w:rPr>
          <w:sz w:val="40"/>
          <w:szCs w:val="40"/>
        </w:rPr>
      </w:pPr>
      <w:bookmarkStart w:id="4" w:name="_n4wiyupmss05" w:colFirst="0" w:colLast="0"/>
      <w:bookmarkEnd w:id="4"/>
      <w:r w:rsidRPr="008D5A0F">
        <w:t>OBJETIVOS</w:t>
      </w:r>
      <w:r w:rsidRPr="008F1DF7">
        <w:rPr>
          <w:sz w:val="40"/>
          <w:szCs w:val="40"/>
        </w:rPr>
        <w:br/>
      </w:r>
    </w:p>
    <w:p w14:paraId="14861306" w14:textId="3EED1BE6" w:rsidR="008D5A0F" w:rsidRPr="008F1DF7" w:rsidRDefault="008D5A0F" w:rsidP="008D5A0F">
      <w:pPr>
        <w:pStyle w:val="Ttulo3"/>
      </w:pPr>
      <w:bookmarkStart w:id="5" w:name="_ye4u95lrlp3o" w:colFirst="0" w:colLast="0"/>
      <w:bookmarkEnd w:id="5"/>
      <w:r w:rsidRPr="008F1DF7">
        <w:t>OBJETIVO GENERAL</w:t>
      </w:r>
    </w:p>
    <w:p w14:paraId="76947DA8" w14:textId="77777777" w:rsidR="008D5A0F" w:rsidRPr="008F1DF7" w:rsidRDefault="008D5A0F" w:rsidP="008D5A0F">
      <w:pPr>
        <w:spacing w:after="200"/>
      </w:pPr>
      <w:proofErr w:type="spellStart"/>
      <w:r w:rsidRPr="008F1DF7">
        <w:t>Desarrollar</w:t>
      </w:r>
      <w:proofErr w:type="spellEnd"/>
      <w:r w:rsidRPr="008F1DF7">
        <w:t xml:space="preserve"> un manual de </w:t>
      </w:r>
      <w:proofErr w:type="spellStart"/>
      <w:r w:rsidRPr="008F1DF7">
        <w:t>documentación</w:t>
      </w:r>
      <w:proofErr w:type="spellEnd"/>
      <w:r w:rsidRPr="008F1DF7">
        <w:t xml:space="preserve"> que </w:t>
      </w:r>
      <w:proofErr w:type="spellStart"/>
      <w:r w:rsidRPr="008F1DF7">
        <w:t>explique</w:t>
      </w:r>
      <w:proofErr w:type="spellEnd"/>
      <w:r w:rsidRPr="008F1DF7">
        <w:t xml:space="preserve"> la </w:t>
      </w:r>
      <w:proofErr w:type="spellStart"/>
      <w:r w:rsidRPr="008F1DF7">
        <w:t>construcción</w:t>
      </w:r>
      <w:proofErr w:type="spellEnd"/>
      <w:r w:rsidRPr="008F1DF7">
        <w:t xml:space="preserve"> de un </w:t>
      </w:r>
      <w:proofErr w:type="spellStart"/>
      <w:r w:rsidRPr="008F1DF7">
        <w:t>conversor</w:t>
      </w:r>
      <w:proofErr w:type="spellEnd"/>
      <w:r w:rsidRPr="008F1DF7">
        <w:t xml:space="preserve"> de </w:t>
      </w:r>
      <w:proofErr w:type="spellStart"/>
      <w:r w:rsidRPr="008F1DF7">
        <w:t>unidades</w:t>
      </w:r>
      <w:proofErr w:type="spellEnd"/>
      <w:r w:rsidRPr="008F1DF7">
        <w:t xml:space="preserve"> (</w:t>
      </w:r>
      <w:proofErr w:type="spellStart"/>
      <w:r w:rsidRPr="008F1DF7">
        <w:t>longitud</w:t>
      </w:r>
      <w:proofErr w:type="spellEnd"/>
      <w:r w:rsidRPr="008F1DF7">
        <w:t xml:space="preserve"> y peso) </w:t>
      </w:r>
      <w:proofErr w:type="spellStart"/>
      <w:r w:rsidRPr="008F1DF7">
        <w:t>basado</w:t>
      </w:r>
      <w:proofErr w:type="spellEnd"/>
      <w:r w:rsidRPr="008F1DF7">
        <w:t xml:space="preserve"> en una arquitectura </w:t>
      </w:r>
      <w:proofErr w:type="spellStart"/>
      <w:r w:rsidRPr="008F1DF7">
        <w:t>cliente-servidor</w:t>
      </w:r>
      <w:proofErr w:type="spellEnd"/>
      <w:r w:rsidRPr="008F1DF7">
        <w:t xml:space="preserve">, con patrón arquitectónico MVC, con </w:t>
      </w:r>
      <w:proofErr w:type="spellStart"/>
      <w:r w:rsidRPr="008F1DF7">
        <w:t>clientes</w:t>
      </w:r>
      <w:proofErr w:type="spellEnd"/>
      <w:r w:rsidRPr="008F1DF7">
        <w:t xml:space="preserve"> en </w:t>
      </w:r>
      <w:proofErr w:type="spellStart"/>
      <w:r w:rsidRPr="008F1DF7">
        <w:t>escritorio</w:t>
      </w:r>
      <w:proofErr w:type="spellEnd"/>
      <w:r w:rsidRPr="008F1DF7">
        <w:t xml:space="preserve">, </w:t>
      </w:r>
      <w:proofErr w:type="spellStart"/>
      <w:r w:rsidRPr="008F1DF7">
        <w:t>consola</w:t>
      </w:r>
      <w:proofErr w:type="spellEnd"/>
      <w:r w:rsidRPr="008F1DF7">
        <w:t xml:space="preserve">, web y </w:t>
      </w:r>
      <w:proofErr w:type="spellStart"/>
      <w:r w:rsidRPr="008F1DF7">
        <w:t>móvil</w:t>
      </w:r>
      <w:proofErr w:type="spellEnd"/>
      <w:r w:rsidRPr="008F1DF7">
        <w:t xml:space="preserve">, y un </w:t>
      </w:r>
      <w:proofErr w:type="spellStart"/>
      <w:r w:rsidRPr="008F1DF7">
        <w:t>servidor</w:t>
      </w:r>
      <w:proofErr w:type="spellEnd"/>
      <w:r w:rsidRPr="008F1DF7">
        <w:t xml:space="preserve"> SOAP </w:t>
      </w:r>
      <w:proofErr w:type="spellStart"/>
      <w:r w:rsidRPr="008F1DF7">
        <w:t>implementado</w:t>
      </w:r>
      <w:proofErr w:type="spellEnd"/>
      <w:r w:rsidRPr="008F1DF7">
        <w:t xml:space="preserve"> en Java y </w:t>
      </w:r>
      <w:proofErr w:type="spellStart"/>
      <w:r w:rsidRPr="008F1DF7">
        <w:t>alojado</w:t>
      </w:r>
      <w:proofErr w:type="spellEnd"/>
      <w:r w:rsidRPr="008F1DF7">
        <w:t xml:space="preserve"> en Payara Server.</w:t>
      </w:r>
    </w:p>
    <w:p w14:paraId="39A583E0" w14:textId="01003421" w:rsidR="008D5A0F" w:rsidRPr="008D5A0F" w:rsidRDefault="008D5A0F" w:rsidP="008D5A0F">
      <w:pPr>
        <w:pStyle w:val="Ttulo3"/>
      </w:pPr>
      <w:bookmarkStart w:id="6" w:name="_zwebupxksi1" w:colFirst="0" w:colLast="0"/>
      <w:bookmarkEnd w:id="6"/>
      <w:r w:rsidRPr="008D5A0F">
        <w:t xml:space="preserve">OBJETIVOS ESPECÍFICOS </w:t>
      </w:r>
    </w:p>
    <w:p w14:paraId="1DC10D4E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 w:rsidRPr="008F1DF7">
        <w:t>Describir</w:t>
      </w:r>
      <w:proofErr w:type="spellEnd"/>
      <w:r w:rsidRPr="008F1DF7">
        <w:t xml:space="preserve"> </w:t>
      </w:r>
      <w:proofErr w:type="spellStart"/>
      <w:r w:rsidRPr="008F1DF7">
        <w:t>detalladamente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diseño</w:t>
      </w:r>
      <w:proofErr w:type="spellEnd"/>
      <w:r w:rsidRPr="008F1DF7">
        <w:t xml:space="preserve"> e </w:t>
      </w:r>
      <w:proofErr w:type="spellStart"/>
      <w:r w:rsidRPr="008F1DF7">
        <w:t>implementación</w:t>
      </w:r>
      <w:proofErr w:type="spellEnd"/>
      <w:r w:rsidRPr="008F1DF7">
        <w:t xml:space="preserve"> del </w:t>
      </w:r>
      <w:proofErr w:type="spellStart"/>
      <w:r w:rsidRPr="008F1DF7">
        <w:t>servicio</w:t>
      </w:r>
      <w:proofErr w:type="spellEnd"/>
      <w:r w:rsidRPr="008F1DF7">
        <w:t xml:space="preserve"> SOAP </w:t>
      </w:r>
      <w:proofErr w:type="spellStart"/>
      <w:r w:rsidRPr="008F1DF7">
        <w:t>utilizando</w:t>
      </w:r>
      <w:proofErr w:type="spellEnd"/>
      <w:r w:rsidRPr="008F1DF7">
        <w:t xml:space="preserve"> la </w:t>
      </w:r>
      <w:proofErr w:type="spellStart"/>
      <w:r w:rsidRPr="008F1DF7">
        <w:t>especificación</w:t>
      </w:r>
      <w:proofErr w:type="spellEnd"/>
      <w:r w:rsidRPr="008F1DF7">
        <w:t xml:space="preserve"> JAX-WS </w:t>
      </w:r>
      <w:proofErr w:type="spellStart"/>
      <w:r w:rsidRPr="008F1DF7">
        <w:t>integrada</w:t>
      </w:r>
      <w:proofErr w:type="spellEnd"/>
      <w:r w:rsidRPr="008F1DF7">
        <w:t xml:space="preserve"> en un </w:t>
      </w:r>
      <w:proofErr w:type="spellStart"/>
      <w:r w:rsidRPr="008F1DF7">
        <w:t>servidor</w:t>
      </w:r>
      <w:proofErr w:type="spellEnd"/>
      <w:r w:rsidRPr="008F1DF7">
        <w:t xml:space="preserve"> Payara, </w:t>
      </w:r>
      <w:proofErr w:type="spellStart"/>
      <w:r w:rsidRPr="008F1DF7">
        <w:t>incluyendo</w:t>
      </w:r>
      <w:proofErr w:type="spellEnd"/>
      <w:r w:rsidRPr="008F1DF7">
        <w:t xml:space="preserve"> la </w:t>
      </w:r>
      <w:proofErr w:type="spellStart"/>
      <w:r w:rsidRPr="008F1DF7">
        <w:t>generación</w:t>
      </w:r>
      <w:proofErr w:type="spellEnd"/>
      <w:r w:rsidRPr="008F1DF7">
        <w:t xml:space="preserve"> </w:t>
      </w:r>
      <w:proofErr w:type="spellStart"/>
      <w:r w:rsidRPr="008F1DF7">
        <w:t>automática</w:t>
      </w:r>
      <w:proofErr w:type="spellEnd"/>
      <w:r w:rsidRPr="008F1DF7">
        <w:t xml:space="preserve"> del </w:t>
      </w:r>
      <w:proofErr w:type="spellStart"/>
      <w:r w:rsidRPr="008F1DF7">
        <w:t>contrato</w:t>
      </w:r>
      <w:proofErr w:type="spellEnd"/>
      <w:r w:rsidRPr="008F1DF7">
        <w:t xml:space="preserve"> WSDL.</w:t>
      </w:r>
    </w:p>
    <w:p w14:paraId="12283684" w14:textId="77777777" w:rsidR="008D5A0F" w:rsidRPr="008F1DF7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 w:rsidRPr="008F1DF7">
        <w:t>Proporcionar</w:t>
      </w:r>
      <w:proofErr w:type="spellEnd"/>
      <w:r w:rsidRPr="008F1DF7">
        <w:t xml:space="preserve"> </w:t>
      </w:r>
      <w:proofErr w:type="spellStart"/>
      <w:r w:rsidRPr="008F1DF7">
        <w:t>guías</w:t>
      </w:r>
      <w:proofErr w:type="spellEnd"/>
      <w:r w:rsidRPr="008F1DF7">
        <w:t xml:space="preserve"> para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desarrollo</w:t>
      </w:r>
      <w:proofErr w:type="spellEnd"/>
      <w:r w:rsidRPr="008F1DF7">
        <w:t xml:space="preserve"> de </w:t>
      </w:r>
      <w:proofErr w:type="spellStart"/>
      <w:r w:rsidRPr="008F1DF7">
        <w:t>aplicaciones</w:t>
      </w:r>
      <w:proofErr w:type="spellEnd"/>
      <w:r w:rsidRPr="008F1DF7">
        <w:t xml:space="preserve"> </w:t>
      </w:r>
      <w:proofErr w:type="spellStart"/>
      <w:r w:rsidRPr="008F1DF7">
        <w:t>cliente</w:t>
      </w:r>
      <w:proofErr w:type="spellEnd"/>
      <w:r w:rsidRPr="008F1DF7">
        <w:t xml:space="preserve"> en </w:t>
      </w:r>
      <w:proofErr w:type="spellStart"/>
      <w:r w:rsidRPr="008F1DF7">
        <w:t>múltiples</w:t>
      </w:r>
      <w:proofErr w:type="spellEnd"/>
      <w:r w:rsidRPr="008F1DF7">
        <w:t xml:space="preserve"> </w:t>
      </w:r>
      <w:proofErr w:type="spellStart"/>
      <w:r w:rsidRPr="008F1DF7">
        <w:t>plataformas</w:t>
      </w:r>
      <w:proofErr w:type="spellEnd"/>
      <w:r w:rsidRPr="008F1DF7">
        <w:t xml:space="preserve"> (</w:t>
      </w:r>
      <w:proofErr w:type="spellStart"/>
      <w:r w:rsidRPr="008F1DF7">
        <w:t>escritorio</w:t>
      </w:r>
      <w:proofErr w:type="spellEnd"/>
      <w:r w:rsidRPr="008F1DF7">
        <w:t xml:space="preserve">, </w:t>
      </w:r>
      <w:proofErr w:type="spellStart"/>
      <w:r w:rsidRPr="008F1DF7">
        <w:t>consola</w:t>
      </w:r>
      <w:proofErr w:type="spellEnd"/>
      <w:r w:rsidRPr="008F1DF7">
        <w:t xml:space="preserve">, web y </w:t>
      </w:r>
      <w:proofErr w:type="spellStart"/>
      <w:r w:rsidRPr="008F1DF7">
        <w:t>móvil</w:t>
      </w:r>
      <w:proofErr w:type="spellEnd"/>
      <w:r w:rsidRPr="008F1DF7">
        <w:t xml:space="preserve">), </w:t>
      </w:r>
      <w:proofErr w:type="spellStart"/>
      <w:r w:rsidRPr="008F1DF7">
        <w:t>detallando</w:t>
      </w:r>
      <w:proofErr w:type="spellEnd"/>
      <w:r w:rsidRPr="008F1DF7">
        <w:t xml:space="preserve">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proceso</w:t>
      </w:r>
      <w:proofErr w:type="spellEnd"/>
      <w:r w:rsidRPr="008F1DF7">
        <w:t xml:space="preserve"> de </w:t>
      </w:r>
      <w:proofErr w:type="spellStart"/>
      <w:r w:rsidRPr="008F1DF7">
        <w:t>consumo</w:t>
      </w:r>
      <w:proofErr w:type="spellEnd"/>
      <w:r w:rsidRPr="008F1DF7">
        <w:t xml:space="preserve"> del </w:t>
      </w:r>
      <w:proofErr w:type="spellStart"/>
      <w:r w:rsidRPr="008F1DF7">
        <w:t>servicio</w:t>
      </w:r>
      <w:proofErr w:type="spellEnd"/>
      <w:r w:rsidRPr="008F1DF7">
        <w:t xml:space="preserve"> y comunicación con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servidor</w:t>
      </w:r>
      <w:proofErr w:type="spellEnd"/>
      <w:r w:rsidRPr="008F1DF7">
        <w:t>.</w:t>
      </w:r>
    </w:p>
    <w:p w14:paraId="2BC01CE1" w14:textId="77777777" w:rsidR="008D5A0F" w:rsidRDefault="008D5A0F" w:rsidP="008D5A0F">
      <w:pPr>
        <w:numPr>
          <w:ilvl w:val="0"/>
          <w:numId w:val="6"/>
        </w:numPr>
        <w:spacing w:before="0" w:after="0" w:line="240" w:lineRule="auto"/>
        <w:rPr>
          <w:b/>
          <w:bCs/>
        </w:rPr>
      </w:pPr>
      <w:proofErr w:type="spellStart"/>
      <w:r w:rsidRPr="008F1DF7">
        <w:t>Explicar</w:t>
      </w:r>
      <w:proofErr w:type="spellEnd"/>
      <w:r w:rsidRPr="008F1DF7">
        <w:t xml:space="preserve"> los </w:t>
      </w:r>
      <w:proofErr w:type="spellStart"/>
      <w:r w:rsidRPr="008F1DF7">
        <w:t>fundamentos</w:t>
      </w:r>
      <w:proofErr w:type="spellEnd"/>
      <w:r w:rsidRPr="008F1DF7">
        <w:t xml:space="preserve"> de la arquitectura SOA y las </w:t>
      </w:r>
      <w:proofErr w:type="spellStart"/>
      <w:r w:rsidRPr="008F1DF7">
        <w:t>ventajas</w:t>
      </w:r>
      <w:proofErr w:type="spellEnd"/>
      <w:r w:rsidRPr="008F1DF7">
        <w:t xml:space="preserve"> de </w:t>
      </w:r>
      <w:proofErr w:type="spellStart"/>
      <w:r w:rsidRPr="008F1DF7">
        <w:t>utilizar</w:t>
      </w:r>
      <w:proofErr w:type="spellEnd"/>
      <w:r w:rsidRPr="008F1DF7">
        <w:t xml:space="preserve"> un </w:t>
      </w:r>
      <w:proofErr w:type="spellStart"/>
      <w:r w:rsidRPr="008F1DF7">
        <w:t>servidor</w:t>
      </w:r>
      <w:proofErr w:type="spellEnd"/>
      <w:r w:rsidRPr="008F1DF7">
        <w:t xml:space="preserve"> Payara, </w:t>
      </w:r>
      <w:proofErr w:type="spellStart"/>
      <w:r w:rsidRPr="008F1DF7">
        <w:t>destacando</w:t>
      </w:r>
      <w:proofErr w:type="spellEnd"/>
      <w:r w:rsidRPr="008F1DF7">
        <w:t xml:space="preserve"> </w:t>
      </w:r>
      <w:proofErr w:type="spellStart"/>
      <w:r w:rsidRPr="008F1DF7">
        <w:t>su</w:t>
      </w:r>
      <w:proofErr w:type="spellEnd"/>
      <w:r w:rsidRPr="008F1DF7">
        <w:t xml:space="preserve"> </w:t>
      </w:r>
      <w:proofErr w:type="spellStart"/>
      <w:r w:rsidRPr="008F1DF7">
        <w:t>capacidad</w:t>
      </w:r>
      <w:proofErr w:type="spellEnd"/>
      <w:r w:rsidRPr="008F1DF7">
        <w:t xml:space="preserve"> para </w:t>
      </w:r>
      <w:proofErr w:type="spellStart"/>
      <w:r w:rsidRPr="008F1DF7">
        <w:t>gestionar</w:t>
      </w:r>
      <w:proofErr w:type="spellEnd"/>
      <w:r w:rsidRPr="008F1DF7">
        <w:t xml:space="preserve"> la </w:t>
      </w:r>
      <w:proofErr w:type="spellStart"/>
      <w:r w:rsidRPr="008F1DF7">
        <w:t>interoperabilidad</w:t>
      </w:r>
      <w:proofErr w:type="spellEnd"/>
      <w:r w:rsidRPr="008F1DF7">
        <w:t xml:space="preserve">, la </w:t>
      </w:r>
      <w:proofErr w:type="spellStart"/>
      <w:r w:rsidRPr="008F1DF7">
        <w:t>seguridad</w:t>
      </w:r>
      <w:proofErr w:type="spellEnd"/>
      <w:r w:rsidRPr="008F1DF7">
        <w:t xml:space="preserve"> y </w:t>
      </w:r>
      <w:proofErr w:type="spellStart"/>
      <w:r w:rsidRPr="008F1DF7">
        <w:t>el</w:t>
      </w:r>
      <w:proofErr w:type="spellEnd"/>
      <w:r w:rsidRPr="008F1DF7">
        <w:t xml:space="preserve"> </w:t>
      </w:r>
      <w:proofErr w:type="spellStart"/>
      <w:r w:rsidRPr="008F1DF7">
        <w:t>intercambio</w:t>
      </w:r>
      <w:proofErr w:type="spellEnd"/>
      <w:r w:rsidRPr="008F1DF7">
        <w:t xml:space="preserve"> de </w:t>
      </w:r>
      <w:proofErr w:type="spellStart"/>
      <w:r w:rsidRPr="008F1DF7">
        <w:t>datos</w:t>
      </w:r>
      <w:proofErr w:type="spellEnd"/>
      <w:r w:rsidRPr="008F1DF7">
        <w:t xml:space="preserve"> </w:t>
      </w:r>
      <w:proofErr w:type="spellStart"/>
      <w:r w:rsidRPr="008F1DF7">
        <w:t>estructurados</w:t>
      </w:r>
      <w:proofErr w:type="spellEnd"/>
      <w:r w:rsidRPr="008F1DF7">
        <w:t xml:space="preserve"> entre </w:t>
      </w:r>
      <w:proofErr w:type="spellStart"/>
      <w:r w:rsidRPr="008F1DF7">
        <w:t>sistemas</w:t>
      </w:r>
      <w:proofErr w:type="spellEnd"/>
      <w:r w:rsidRPr="008F1DF7">
        <w:t xml:space="preserve"> </w:t>
      </w:r>
      <w:proofErr w:type="spellStart"/>
      <w:r w:rsidRPr="008F1DF7">
        <w:t>heterogéneos</w:t>
      </w:r>
      <w:proofErr w:type="spellEnd"/>
      <w:r w:rsidRPr="008F1DF7">
        <w:t>.</w:t>
      </w:r>
    </w:p>
    <w:p w14:paraId="04209CB0" w14:textId="77777777" w:rsidR="008D5A0F" w:rsidRPr="008F1DF7" w:rsidRDefault="008D5A0F" w:rsidP="008D5A0F">
      <w:pPr>
        <w:spacing w:line="240" w:lineRule="auto"/>
        <w:ind w:left="720"/>
        <w:rPr>
          <w:b/>
          <w:bCs/>
        </w:rPr>
      </w:pPr>
    </w:p>
    <w:p w14:paraId="49516085" w14:textId="5F9CC39C" w:rsidR="00A64875" w:rsidRDefault="000D7AA2" w:rsidP="00E404FA">
      <w:pPr>
        <w:pStyle w:val="Ttulo2"/>
      </w:pPr>
      <w:r>
        <w:lastRenderedPageBreak/>
        <w:t xml:space="preserve">INSTALACIÓN </w:t>
      </w:r>
      <w:r w:rsidR="00E404FA">
        <w:t xml:space="preserve">Y CONFIGURACIÓN </w:t>
      </w:r>
      <w:r>
        <w:t>DE HERRAMIENTAS</w:t>
      </w:r>
    </w:p>
    <w:p w14:paraId="008A495E" w14:textId="77777777" w:rsidR="00A64875" w:rsidRDefault="000D7AA2">
      <w:bookmarkStart w:id="7" w:name="_m20imtskhg83" w:colFirst="0" w:colLast="0"/>
      <w:bookmarkStart w:id="8" w:name="_hu1vuu4pntpf" w:colFirst="0" w:colLast="0"/>
      <w:bookmarkEnd w:id="7"/>
      <w:bookmarkEnd w:id="8"/>
      <w:r>
        <w:t xml:space="preserve">Para </w:t>
      </w:r>
      <w:proofErr w:type="spellStart"/>
      <w:r>
        <w:t>dar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al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práctica</w:t>
      </w:r>
      <w:proofErr w:type="spellEnd"/>
      <w:r>
        <w:t xml:space="preserve">, primero se </w:t>
      </w:r>
      <w:proofErr w:type="spellStart"/>
      <w:r>
        <w:t>deben</w:t>
      </w:r>
      <w:proofErr w:type="spellEnd"/>
      <w:r>
        <w:t xml:space="preserve"> </w:t>
      </w:r>
      <w:proofErr w:type="spellStart"/>
      <w:r>
        <w:t>instalar</w:t>
      </w:r>
      <w:proofErr w:type="spellEnd"/>
      <w:r>
        <w:t xml:space="preserve"> y </w:t>
      </w:r>
      <w:proofErr w:type="spellStart"/>
      <w:r>
        <w:t>configurar</w:t>
      </w:r>
      <w:proofErr w:type="spellEnd"/>
      <w:r>
        <w:t xml:space="preserve"> las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esenciales</w:t>
      </w:r>
      <w:proofErr w:type="spellEnd"/>
      <w:r>
        <w:t xml:space="preserve">. Para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proyectó</w:t>
      </w:r>
      <w:proofErr w:type="spellEnd"/>
      <w:r>
        <w:t xml:space="preserve"> se </w:t>
      </w:r>
      <w:proofErr w:type="spellStart"/>
      <w:r>
        <w:t>utilizó</w:t>
      </w:r>
      <w:proofErr w:type="spellEnd"/>
      <w:r>
        <w:t xml:space="preserve"> Windows 11.</w:t>
      </w:r>
    </w:p>
    <w:p w14:paraId="542D542B" w14:textId="77777777" w:rsidR="00A64875" w:rsidRPr="00E404FA" w:rsidRDefault="000D7AA2" w:rsidP="00E404FA">
      <w:pPr>
        <w:pStyle w:val="Ttulo3"/>
      </w:pPr>
      <w:bookmarkStart w:id="9" w:name="_7q9o7zd1cjig" w:colFirst="0" w:colLast="0"/>
      <w:bookmarkEnd w:id="9"/>
      <w:r w:rsidRPr="00E404FA">
        <w:t>INSTALACIÓN Y CONFIGURACIÓN DE APACHE NETBEANS 24</w:t>
      </w:r>
    </w:p>
    <w:p w14:paraId="6A02D83A" w14:textId="77777777" w:rsidR="00A64875" w:rsidRDefault="000D7AA2">
      <w:pPr>
        <w:jc w:val="left"/>
      </w:pPr>
      <w:proofErr w:type="spellStart"/>
      <w:r>
        <w:t>Previo</w:t>
      </w:r>
      <w:proofErr w:type="spellEnd"/>
      <w:r>
        <w:t xml:space="preserve"> a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se </w:t>
      </w:r>
      <w:proofErr w:type="spellStart"/>
      <w:r>
        <w:t>supone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 Java, en </w:t>
      </w:r>
      <w:proofErr w:type="spellStart"/>
      <w:r>
        <w:t>este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utilizó</w:t>
      </w:r>
      <w:proofErr w:type="spellEnd"/>
      <w:r>
        <w:t xml:space="preserve"> JDK 21 </w:t>
      </w:r>
      <w:proofErr w:type="spellStart"/>
      <w:r>
        <w:t>descargado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Oracle </w:t>
      </w:r>
      <w:hyperlink r:id="rId10">
        <w:r>
          <w:rPr>
            <w:color w:val="0000FF"/>
            <w:u w:val="single"/>
          </w:rPr>
          <w:t>https://www.oracle.com/java/technologies/javase/jdk21-archive-downloads.html</w:t>
        </w:r>
      </w:hyperlink>
      <w:r>
        <w:t xml:space="preserve"> y </w:t>
      </w:r>
      <w:proofErr w:type="spellStart"/>
      <w:r>
        <w:t>agregada</w:t>
      </w:r>
      <w:proofErr w:type="spellEnd"/>
      <w:r>
        <w:t xml:space="preserve"> a las variables de </w:t>
      </w:r>
      <w:proofErr w:type="spellStart"/>
      <w:r>
        <w:t>entorno</w:t>
      </w:r>
      <w:proofErr w:type="spellEnd"/>
      <w:r>
        <w:t xml:space="preserve">. Se </w:t>
      </w:r>
      <w:proofErr w:type="spellStart"/>
      <w:r>
        <w:t>verifica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</w:t>
      </w:r>
      <w:proofErr w:type="spellStart"/>
      <w:r>
        <w:t>ejecutando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o </w:t>
      </w:r>
      <w:proofErr w:type="spellStart"/>
      <w:r>
        <w:t>Powershell</w:t>
      </w:r>
      <w:proofErr w:type="spellEnd"/>
      <w:r>
        <w:t>:</w:t>
      </w:r>
    </w:p>
    <w:tbl>
      <w:tblPr>
        <w:tblStyle w:val="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423BFF2" w14:textId="77777777">
        <w:tc>
          <w:tcPr>
            <w:tcW w:w="8494" w:type="dxa"/>
            <w:shd w:val="clear" w:color="auto" w:fill="D9D9D9"/>
          </w:tcPr>
          <w:p w14:paraId="0A2E0FE0" w14:textId="77777777" w:rsidR="00A64875" w:rsidRDefault="000D7AA2">
            <w:pPr>
              <w:jc w:val="center"/>
              <w:rPr>
                <w:rFonts w:ascii="Courier New" w:eastAsia="Courier New" w:hAnsi="Courier New" w:cs="Courier New"/>
              </w:rPr>
            </w:pPr>
            <w:r>
              <w:rPr>
                <w:rFonts w:ascii="Courier New" w:eastAsia="Courier New" w:hAnsi="Courier New" w:cs="Courier New"/>
                <w:color w:val="000000"/>
              </w:rPr>
              <w:t>Java --version</w:t>
            </w:r>
          </w:p>
        </w:tc>
      </w:tr>
    </w:tbl>
    <w:p w14:paraId="0A8769E7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4FA0591A" wp14:editId="55872C09">
            <wp:extent cx="5399730" cy="1016000"/>
            <wp:effectExtent l="0" t="0" r="0" b="0"/>
            <wp:docPr id="59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1016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7F6853C" w14:textId="77777777" w:rsidR="00A64875" w:rsidRDefault="000D7AA2">
      <w:pPr>
        <w:pStyle w:val="Ttulo4"/>
      </w:pPr>
      <w:bookmarkStart w:id="10" w:name="_vvt7f7ticcxw" w:colFirst="0" w:colLast="0"/>
      <w:bookmarkEnd w:id="10"/>
      <w:proofErr w:type="spellStart"/>
      <w:r>
        <w:t>Figura</w:t>
      </w:r>
      <w:proofErr w:type="spellEnd"/>
      <w:r>
        <w:t xml:space="preserve"> 3. </w:t>
      </w:r>
      <w:proofErr w:type="spellStart"/>
      <w:r>
        <w:t>Versión</w:t>
      </w:r>
      <w:proofErr w:type="spellEnd"/>
      <w:r>
        <w:t xml:space="preserve"> de Java JDK 17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símbolo</w:t>
      </w:r>
      <w:proofErr w:type="spellEnd"/>
      <w:r>
        <w:t xml:space="preserve"> del </w:t>
      </w:r>
      <w:proofErr w:type="spellStart"/>
      <w:r>
        <w:t>sistema</w:t>
      </w:r>
      <w:proofErr w:type="spellEnd"/>
    </w:p>
    <w:p w14:paraId="1761F8C2" w14:textId="70879C4D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</w:t>
      </w:r>
      <w:hyperlink r:id="rId12">
        <w:r>
          <w:rPr>
            <w:color w:val="0000FF"/>
            <w:u w:val="single"/>
          </w:rPr>
          <w:t>https://netbeans.apache.org/front/main/download/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‘Older Releases’, ‘Apache NetBeans 24’ y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>.</w:t>
      </w:r>
    </w:p>
    <w:p w14:paraId="2CC8D475" w14:textId="77777777" w:rsidR="00E404FA" w:rsidRDefault="00E404FA" w:rsidP="00E404FA">
      <w:pPr>
        <w:jc w:val="center"/>
      </w:pPr>
      <w:r>
        <w:rPr>
          <w:noProof/>
        </w:rPr>
        <w:drawing>
          <wp:inline distT="0" distB="0" distL="0" distR="0" wp14:anchorId="467835B0" wp14:editId="0CB06833">
            <wp:extent cx="4187139" cy="1821780"/>
            <wp:effectExtent l="38100" t="38100" r="38100" b="38100"/>
            <wp:docPr id="43" name="image35.png" descr="Interfaz de usuario gráfica, Texto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 descr="Interfaz de usuario gráfica, Texto, Aplicación&#10;&#10;El contenido generado por IA puede ser incorrecto.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87139" cy="1821780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bookmarkStart w:id="11" w:name="_v5k6izdr7goo" w:colFirst="0" w:colLast="0"/>
      <w:bookmarkEnd w:id="11"/>
    </w:p>
    <w:p w14:paraId="68C17BB8" w14:textId="1DADBA17" w:rsidR="00A64875" w:rsidRDefault="000D7AA2" w:rsidP="00E404FA">
      <w:pPr>
        <w:jc w:val="center"/>
      </w:pPr>
      <w:proofErr w:type="spellStart"/>
      <w:r>
        <w:t>Figura</w:t>
      </w:r>
      <w:proofErr w:type="spellEnd"/>
      <w:r>
        <w:t xml:space="preserve"> 4.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Apache NetBeans</w:t>
      </w:r>
    </w:p>
    <w:p w14:paraId="61B42D37" w14:textId="77777777" w:rsidR="00A64875" w:rsidRDefault="000D7AA2">
      <w:pPr>
        <w:keepNext/>
        <w:jc w:val="left"/>
      </w:pPr>
      <w:r>
        <w:lastRenderedPageBreak/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seleccionada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operativo</w:t>
      </w:r>
      <w:proofErr w:type="spellEnd"/>
      <w:r>
        <w:t xml:space="preserve">,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58377BFC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4353F94E" wp14:editId="078FED45">
            <wp:extent cx="1267696" cy="1460703"/>
            <wp:effectExtent l="38100" t="38100" r="38100" b="38100"/>
            <wp:docPr id="45" name="image44.png" descr="Interfaz de usuario gráfica, Aplicación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4.png" descr="Interfaz de usuario gráfica, Aplicación&#10;&#10;El contenido generado por IA puede ser incorrecto.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67696" cy="1460703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639C46B1" w14:textId="77777777" w:rsidR="00A64875" w:rsidRDefault="000D7AA2">
      <w:pPr>
        <w:pStyle w:val="Ttulo4"/>
      </w:pPr>
      <w:bookmarkStart w:id="12" w:name="_9q3u0xqbk5vd" w:colFirst="0" w:colLast="0"/>
      <w:bookmarkEnd w:id="12"/>
      <w:proofErr w:type="spellStart"/>
      <w:r>
        <w:t>Figura</w:t>
      </w:r>
      <w:proofErr w:type="spellEnd"/>
      <w:r>
        <w:t xml:space="preserve"> 5. </w:t>
      </w:r>
      <w:proofErr w:type="spellStart"/>
      <w:r>
        <w:t>Instalador</w:t>
      </w:r>
      <w:proofErr w:type="spellEnd"/>
      <w:r>
        <w:t xml:space="preserve"> Apache NetBeans 24</w:t>
      </w:r>
    </w:p>
    <w:p w14:paraId="7D50CD76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muestra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proceso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aceptan</w:t>
      </w:r>
      <w:proofErr w:type="spellEnd"/>
      <w:r>
        <w:t xml:space="preserve"> los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,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ubicación</w:t>
      </w:r>
      <w:proofErr w:type="spellEnd"/>
      <w:r>
        <w:t xml:space="preserve"> de la </w:t>
      </w:r>
      <w:proofErr w:type="spellStart"/>
      <w:r>
        <w:t>descarga</w:t>
      </w:r>
      <w:proofErr w:type="spellEnd"/>
      <w:r>
        <w:t xml:space="preserve"> y se </w:t>
      </w:r>
      <w:proofErr w:type="spellStart"/>
      <w:r>
        <w:t>finaliza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>.</w:t>
      </w:r>
    </w:p>
    <w:p w14:paraId="1FE72DEB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378E31EE" wp14:editId="651E4456">
            <wp:extent cx="2631259" cy="2207052"/>
            <wp:effectExtent l="38100" t="38100" r="38100" b="38100"/>
            <wp:docPr id="44" name="image3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31259" cy="2207052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02D94234" w14:textId="77777777" w:rsidR="00A64875" w:rsidRDefault="000D7AA2">
      <w:pPr>
        <w:pStyle w:val="Ttulo4"/>
      </w:pPr>
      <w:bookmarkStart w:id="13" w:name="_4j22iss11am1" w:colFirst="0" w:colLast="0"/>
      <w:bookmarkEnd w:id="13"/>
      <w:proofErr w:type="spellStart"/>
      <w:r>
        <w:t>Figura</w:t>
      </w:r>
      <w:proofErr w:type="spellEnd"/>
      <w:r>
        <w:t xml:space="preserve"> 6.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NetBeans 24</w:t>
      </w:r>
    </w:p>
    <w:p w14:paraId="63CD7059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finalizada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ejecuta</w:t>
      </w:r>
      <w:proofErr w:type="spellEnd"/>
      <w:r>
        <w:t xml:space="preserve"> la </w:t>
      </w:r>
      <w:proofErr w:type="spellStart"/>
      <w:r>
        <w:t>aplicación</w:t>
      </w:r>
      <w:proofErr w:type="spellEnd"/>
      <w:r>
        <w:t xml:space="preserve"> y se </w:t>
      </w:r>
      <w:proofErr w:type="spellStart"/>
      <w:r>
        <w:t>iniciará</w:t>
      </w:r>
      <w:proofErr w:type="spellEnd"/>
      <w:r>
        <w:t xml:space="preserve"> Apache NetBeans 24.</w:t>
      </w:r>
    </w:p>
    <w:p w14:paraId="5B5BEDA9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55307F04" wp14:editId="4085AC3F">
            <wp:extent cx="3689961" cy="1930896"/>
            <wp:effectExtent l="38100" t="38100" r="38100" b="38100"/>
            <wp:docPr id="48" name="image40.png" descr="Imagen que contiene Interfaz de usuario gráfica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0.png" descr="Imagen que contiene Interfaz de usuario gráfica&#10;&#10;El contenido generado por IA puede ser incorrecto.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89961" cy="1930896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0B94961" w14:textId="77777777" w:rsidR="00A64875" w:rsidRDefault="000D7AA2">
      <w:pPr>
        <w:pStyle w:val="Ttulo4"/>
      </w:pPr>
      <w:bookmarkStart w:id="14" w:name="_t3bvtvefcr1t" w:colFirst="0" w:colLast="0"/>
      <w:bookmarkEnd w:id="14"/>
      <w:proofErr w:type="spellStart"/>
      <w:r>
        <w:t>Figura</w:t>
      </w:r>
      <w:proofErr w:type="spellEnd"/>
      <w:r>
        <w:t xml:space="preserve"> 7. </w:t>
      </w:r>
      <w:proofErr w:type="spellStart"/>
      <w:r>
        <w:t>Aplicación</w:t>
      </w:r>
      <w:proofErr w:type="spellEnd"/>
      <w:r>
        <w:t xml:space="preserve"> Apache NetBeans 24</w:t>
      </w:r>
    </w:p>
    <w:p w14:paraId="0F40F80A" w14:textId="77777777" w:rsidR="00A64875" w:rsidRDefault="000D7AA2">
      <w:pPr>
        <w:pStyle w:val="Ttulo3"/>
      </w:pPr>
      <w:bookmarkStart w:id="15" w:name="_lzr3w8caxyhp" w:colFirst="0" w:colLast="0"/>
      <w:bookmarkEnd w:id="15"/>
      <w:r>
        <w:t>INSTALACIÓN Y CONFIGURACIÓN DE ANDROID STUDIO</w:t>
      </w:r>
      <w:r>
        <w:tab/>
      </w:r>
    </w:p>
    <w:p w14:paraId="4A785D64" w14:textId="77777777" w:rsidR="00A64875" w:rsidRDefault="000D7AA2">
      <w:r>
        <w:t xml:space="preserve">Para la </w:t>
      </w:r>
      <w:proofErr w:type="spellStart"/>
      <w:r>
        <w:t>instalación</w:t>
      </w:r>
      <w:proofErr w:type="spellEnd"/>
      <w:r>
        <w:t xml:space="preserve"> de la </w:t>
      </w:r>
      <w:proofErr w:type="spellStart"/>
      <w:r>
        <w:t>herramienta</w:t>
      </w:r>
      <w:proofErr w:type="spellEnd"/>
      <w:r>
        <w:t xml:space="preserve"> se accede a la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 </w:t>
      </w:r>
      <w:hyperlink r:id="rId17">
        <w:r>
          <w:rPr>
            <w:color w:val="0000FF"/>
            <w:u w:val="single"/>
          </w:rPr>
          <w:t>https://developer.android.com/studio</w:t>
        </w:r>
      </w:hyperlink>
      <w:r>
        <w:t xml:space="preserve">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,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>.</w:t>
      </w:r>
    </w:p>
    <w:p w14:paraId="06A3A34B" w14:textId="77777777" w:rsidR="00A64875" w:rsidRDefault="000D7AA2">
      <w:pPr>
        <w:keepNext/>
        <w:jc w:val="center"/>
      </w:pPr>
      <w:r>
        <w:rPr>
          <w:noProof/>
        </w:rPr>
        <w:drawing>
          <wp:inline distT="0" distB="0" distL="0" distR="0" wp14:anchorId="632DC706" wp14:editId="6E391EB9">
            <wp:extent cx="4401997" cy="2000155"/>
            <wp:effectExtent l="0" t="0" r="0" b="0"/>
            <wp:docPr id="46" name="image3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01997" cy="20001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BC1F2E" w14:textId="77777777" w:rsidR="00A64875" w:rsidRDefault="000D7AA2">
      <w:pPr>
        <w:pStyle w:val="Ttulo4"/>
      </w:pPr>
      <w:bookmarkStart w:id="16" w:name="_opydoqsl83w7" w:colFirst="0" w:colLast="0"/>
      <w:bookmarkEnd w:id="16"/>
      <w:proofErr w:type="spellStart"/>
      <w:r>
        <w:t>Figura</w:t>
      </w:r>
      <w:proofErr w:type="spellEnd"/>
      <w:r>
        <w:t xml:space="preserve"> 8. </w:t>
      </w:r>
      <w:proofErr w:type="spellStart"/>
      <w:r>
        <w:t>Página</w:t>
      </w:r>
      <w:proofErr w:type="spellEnd"/>
      <w:r>
        <w:t xml:space="preserve"> </w:t>
      </w:r>
      <w:proofErr w:type="spellStart"/>
      <w:r>
        <w:t>oficial</w:t>
      </w:r>
      <w:proofErr w:type="spellEnd"/>
      <w:r>
        <w:t xml:space="preserve"> de </w:t>
      </w:r>
      <w:proofErr w:type="spellStart"/>
      <w:r>
        <w:t>descarga</w:t>
      </w:r>
      <w:proofErr w:type="spellEnd"/>
      <w:r>
        <w:t xml:space="preserve"> de Android Studio</w:t>
      </w:r>
    </w:p>
    <w:p w14:paraId="220504A0" w14:textId="77777777" w:rsidR="00A64875" w:rsidRDefault="000D7AA2">
      <w:r>
        <w:t xml:space="preserve">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se </w:t>
      </w:r>
      <w:proofErr w:type="spellStart"/>
      <w:r>
        <w:t>obtendrá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</w:t>
      </w:r>
      <w:proofErr w:type="spellStart"/>
      <w:r>
        <w:t>ejecutable</w:t>
      </w:r>
      <w:proofErr w:type="spellEnd"/>
      <w:r>
        <w:t>.</w:t>
      </w:r>
    </w:p>
    <w:p w14:paraId="358F2A98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205C8E7A" wp14:editId="19D2AE1F">
            <wp:extent cx="1319574" cy="1471999"/>
            <wp:effectExtent l="38100" t="38100" r="38100" b="38100"/>
            <wp:docPr id="51" name="image4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2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19574" cy="1471999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5061D319" w14:textId="77777777" w:rsidR="00A64875" w:rsidRDefault="000D7AA2">
      <w:pPr>
        <w:pStyle w:val="Ttulo4"/>
      </w:pPr>
      <w:bookmarkStart w:id="17" w:name="_dk120fwfedy8" w:colFirst="0" w:colLast="0"/>
      <w:bookmarkEnd w:id="17"/>
      <w:proofErr w:type="spellStart"/>
      <w:r>
        <w:t>Figura</w:t>
      </w:r>
      <w:proofErr w:type="spellEnd"/>
      <w:r>
        <w:t xml:space="preserve"> 9. </w:t>
      </w:r>
      <w:proofErr w:type="spellStart"/>
      <w:r>
        <w:t>Ejecutable</w:t>
      </w:r>
      <w:proofErr w:type="spellEnd"/>
      <w:r>
        <w:t xml:space="preserve"> Android Studio</w:t>
      </w:r>
    </w:p>
    <w:p w14:paraId="53EC43AB" w14:textId="77777777" w:rsidR="00A64875" w:rsidRDefault="000D7AA2">
      <w:r>
        <w:t xml:space="preserve">Al </w:t>
      </w:r>
      <w:proofErr w:type="spellStart"/>
      <w:r>
        <w:t>ejecutar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instalador</w:t>
      </w:r>
      <w:proofErr w:type="spellEnd"/>
      <w:r>
        <w:t xml:space="preserve"> se </w:t>
      </w:r>
      <w:proofErr w:type="spellStart"/>
      <w:r>
        <w:t>mostrará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pantalla</w:t>
      </w:r>
      <w:proofErr w:type="spellEnd"/>
      <w:r>
        <w:t>:</w:t>
      </w:r>
    </w:p>
    <w:p w14:paraId="29ECCBF1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0" distB="0" distL="0" distR="0" wp14:anchorId="426E9FE5" wp14:editId="28F8FCB8">
            <wp:extent cx="2599180" cy="2135522"/>
            <wp:effectExtent l="38100" t="38100" r="38100" b="38100"/>
            <wp:docPr id="49" name="image4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3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599180" cy="2135522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7C58A7B3" w14:textId="77777777" w:rsidR="00A64875" w:rsidRDefault="000D7AA2">
      <w:pPr>
        <w:pStyle w:val="Ttulo4"/>
      </w:pPr>
      <w:bookmarkStart w:id="18" w:name="_fh618m6eevmf" w:colFirst="0" w:colLast="0"/>
      <w:bookmarkEnd w:id="18"/>
      <w:proofErr w:type="spellStart"/>
      <w:r>
        <w:t>Figura</w:t>
      </w:r>
      <w:proofErr w:type="spellEnd"/>
      <w:r>
        <w:t xml:space="preserve"> 10.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 </w:t>
      </w:r>
      <w:proofErr w:type="spellStart"/>
      <w:r>
        <w:t>instalación</w:t>
      </w:r>
      <w:proofErr w:type="spellEnd"/>
      <w:r>
        <w:t xml:space="preserve"> de Android Studio</w:t>
      </w:r>
    </w:p>
    <w:p w14:paraId="70268558" w14:textId="77777777" w:rsidR="00A64875" w:rsidRDefault="000D7AA2">
      <w:r>
        <w:t xml:space="preserve">Durante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</w:t>
      </w:r>
      <w:proofErr w:type="spellStart"/>
      <w:r>
        <w:t>instalar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carpeta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. Al </w:t>
      </w:r>
      <w:proofErr w:type="spellStart"/>
      <w:r>
        <w:t>finalizar</w:t>
      </w:r>
      <w:proofErr w:type="spellEnd"/>
      <w:r>
        <w:t xml:space="preserve"> la </w:t>
      </w:r>
      <w:proofErr w:type="spellStart"/>
      <w:r>
        <w:t>instalación</w:t>
      </w:r>
      <w:proofErr w:type="spellEnd"/>
      <w:r>
        <w:t xml:space="preserve"> se </w:t>
      </w:r>
      <w:proofErr w:type="spellStart"/>
      <w:r>
        <w:t>iniciará</w:t>
      </w:r>
      <w:proofErr w:type="spellEnd"/>
      <w:r>
        <w:t xml:space="preserve"> la </w:t>
      </w:r>
      <w:proofErr w:type="spellStart"/>
      <w:r>
        <w:t>configuración</w:t>
      </w:r>
      <w:proofErr w:type="spellEnd"/>
      <w:r>
        <w:t xml:space="preserve"> en </w:t>
      </w:r>
      <w:proofErr w:type="spellStart"/>
      <w:r>
        <w:t>donde</w:t>
      </w:r>
      <w:proofErr w:type="spellEnd"/>
      <w:r>
        <w:t xml:space="preserve">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Setup Standard se </w:t>
      </w:r>
      <w:proofErr w:type="spellStart"/>
      <w:r>
        <w:t>aceptan</w:t>
      </w:r>
      <w:proofErr w:type="spellEnd"/>
      <w:r>
        <w:t xml:space="preserve"> </w:t>
      </w:r>
      <w:proofErr w:type="spellStart"/>
      <w:r>
        <w:t>términos</w:t>
      </w:r>
      <w:proofErr w:type="spellEnd"/>
      <w:r>
        <w:t xml:space="preserve"> y </w:t>
      </w:r>
      <w:proofErr w:type="spellStart"/>
      <w:r>
        <w:t>condiciones</w:t>
      </w:r>
      <w:proofErr w:type="spellEnd"/>
      <w:r>
        <w:t xml:space="preserve"> y se </w:t>
      </w:r>
      <w:proofErr w:type="spellStart"/>
      <w:r>
        <w:t>inicia</w:t>
      </w:r>
      <w:proofErr w:type="spellEnd"/>
      <w:r>
        <w:t xml:space="preserve"> la </w:t>
      </w:r>
      <w:proofErr w:type="spellStart"/>
      <w:r>
        <w:t>descarga</w:t>
      </w:r>
      <w:proofErr w:type="spellEnd"/>
      <w:r>
        <w:t xml:space="preserve"> de </w:t>
      </w:r>
      <w:proofErr w:type="spellStart"/>
      <w:r>
        <w:t>componentes</w:t>
      </w:r>
      <w:proofErr w:type="spellEnd"/>
      <w:r>
        <w:t>.</w:t>
      </w:r>
    </w:p>
    <w:p w14:paraId="10D682F9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7303E13A" wp14:editId="76E46BB9">
            <wp:extent cx="2802145" cy="2288441"/>
            <wp:effectExtent l="38100" t="38100" r="38100" b="38100"/>
            <wp:docPr id="50" name="image45.png" descr="Captura de pantalla de un celula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5.png" descr="Captura de pantalla de un celular&#10;&#10;El contenido generado por IA puede ser incorrecto.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02145" cy="2288441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06B43A1" w14:textId="77777777" w:rsidR="00A64875" w:rsidRDefault="000D7AA2">
      <w:pPr>
        <w:pStyle w:val="Ttulo4"/>
      </w:pPr>
      <w:bookmarkStart w:id="19" w:name="_bfwr4qpmwcm0" w:colFirst="0" w:colLast="0"/>
      <w:bookmarkEnd w:id="19"/>
      <w:proofErr w:type="spellStart"/>
      <w:r>
        <w:t>Figura</w:t>
      </w:r>
      <w:proofErr w:type="spellEnd"/>
      <w:r>
        <w:t xml:space="preserve"> 11. </w:t>
      </w:r>
      <w:proofErr w:type="spellStart"/>
      <w:r>
        <w:t>Aplicación</w:t>
      </w:r>
      <w:proofErr w:type="spellEnd"/>
      <w:r>
        <w:t xml:space="preserve"> Android Studio</w:t>
      </w:r>
    </w:p>
    <w:p w14:paraId="2AA091CC" w14:textId="77777777" w:rsidR="00C47287" w:rsidRDefault="00C47287">
      <w:pPr>
        <w:pStyle w:val="Ttulo1"/>
      </w:pPr>
      <w:bookmarkStart w:id="20" w:name="_h4qy61mvg7ju" w:colFirst="0" w:colLast="0"/>
      <w:bookmarkEnd w:id="20"/>
    </w:p>
    <w:p w14:paraId="30A68E36" w14:textId="77777777" w:rsidR="00C47287" w:rsidRDefault="00C47287" w:rsidP="00C47287">
      <w:pPr>
        <w:pStyle w:val="Ttulo2"/>
      </w:pPr>
      <w:r>
        <w:t>ESTRUCTURA DE PROYECTO</w:t>
      </w:r>
    </w:p>
    <w:p w14:paraId="00AA728E" w14:textId="77777777" w:rsidR="00C47287" w:rsidRDefault="00C47287" w:rsidP="00C47287">
      <w:r>
        <w:t xml:space="preserve">Para la </w:t>
      </w:r>
      <w:proofErr w:type="spellStart"/>
      <w:r>
        <w:t>elaboración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en primer </w:t>
      </w:r>
      <w:proofErr w:type="spellStart"/>
      <w:r>
        <w:t>lugar</w:t>
      </w:r>
      <w:proofErr w:type="spellEnd"/>
      <w:r>
        <w:t xml:space="preserve">, es </w:t>
      </w:r>
      <w:proofErr w:type="spellStart"/>
      <w:r>
        <w:t>necesario</w:t>
      </w:r>
      <w:proofErr w:type="spellEnd"/>
      <w:r>
        <w:t xml:space="preserve"> </w:t>
      </w:r>
      <w:proofErr w:type="spellStart"/>
      <w:r>
        <w:t>crear</w:t>
      </w:r>
      <w:proofErr w:type="spellEnd"/>
      <w:r>
        <w:t xml:space="preserve"> una </w:t>
      </w:r>
      <w:proofErr w:type="spellStart"/>
      <w:r>
        <w:t>carpeta</w:t>
      </w:r>
      <w:proofErr w:type="spellEnd"/>
      <w:r>
        <w:t xml:space="preserve"> en la </w:t>
      </w:r>
      <w:proofErr w:type="spellStart"/>
      <w:r>
        <w:t>cual</w:t>
      </w:r>
      <w:proofErr w:type="spellEnd"/>
      <w:r>
        <w:t xml:space="preserve"> se </w:t>
      </w:r>
      <w:proofErr w:type="spellStart"/>
      <w:r>
        <w:t>alojarán</w:t>
      </w:r>
      <w:proofErr w:type="spellEnd"/>
      <w:r>
        <w:t xml:space="preserve"> los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. </w:t>
      </w:r>
    </w:p>
    <w:p w14:paraId="25F96942" w14:textId="77777777" w:rsidR="00C47287" w:rsidRDefault="00C47287" w:rsidP="00C47287">
      <w:pPr>
        <w:keepNext/>
        <w:spacing w:before="0" w:after="0"/>
      </w:pPr>
      <w:r>
        <w:rPr>
          <w:noProof/>
        </w:rPr>
        <w:drawing>
          <wp:inline distT="114300" distB="114300" distL="114300" distR="114300" wp14:anchorId="6F888AE6" wp14:editId="64459C9A">
            <wp:extent cx="5399730" cy="571500"/>
            <wp:effectExtent l="0" t="0" r="0" b="0"/>
            <wp:docPr id="5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571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47E13E" w14:textId="77777777" w:rsidR="00C47287" w:rsidRDefault="00C47287" w:rsidP="00C47287">
      <w:pPr>
        <w:pStyle w:val="Ttulo4"/>
        <w:spacing w:before="0"/>
        <w:ind w:left="2124" w:firstLine="707"/>
        <w:jc w:val="left"/>
      </w:pPr>
      <w:bookmarkStart w:id="21" w:name="_2bjgtq3bhp8r" w:colFirst="0" w:colLast="0"/>
      <w:bookmarkEnd w:id="21"/>
      <w:proofErr w:type="spellStart"/>
      <w:r>
        <w:t>Figura</w:t>
      </w:r>
      <w:proofErr w:type="spellEnd"/>
      <w:r>
        <w:t xml:space="preserve"> 1. </w:t>
      </w:r>
      <w:proofErr w:type="spellStart"/>
      <w:r>
        <w:t>Creación</w:t>
      </w:r>
      <w:proofErr w:type="spellEnd"/>
      <w:r>
        <w:t xml:space="preserve"> de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raíz</w:t>
      </w:r>
      <w:proofErr w:type="spellEnd"/>
    </w:p>
    <w:p w14:paraId="1C98EBD1" w14:textId="77777777" w:rsidR="00C47287" w:rsidRDefault="00C47287" w:rsidP="00C47287">
      <w:r>
        <w:t xml:space="preserve">Dentro de la </w:t>
      </w:r>
      <w:proofErr w:type="spellStart"/>
      <w:r>
        <w:t>carpeta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, se debe </w:t>
      </w:r>
      <w:proofErr w:type="spellStart"/>
      <w:r>
        <w:t>ubicar</w:t>
      </w:r>
      <w:proofErr w:type="spellEnd"/>
      <w:r>
        <w:t xml:space="preserve">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subestructura</w:t>
      </w:r>
      <w:proofErr w:type="spellEnd"/>
      <w:r>
        <w:t>.</w:t>
      </w:r>
    </w:p>
    <w:p w14:paraId="319B7C88" w14:textId="77777777" w:rsidR="00C47287" w:rsidRDefault="00C47287" w:rsidP="00C47287">
      <w:pPr>
        <w:keepNext/>
        <w:spacing w:before="0"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5D95B44F" wp14:editId="533317E9">
            <wp:extent cx="5399730" cy="2743200"/>
            <wp:effectExtent l="0" t="0" r="0" b="0"/>
            <wp:docPr id="58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43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052B73" w14:textId="77777777" w:rsidR="00C47287" w:rsidRDefault="00C47287" w:rsidP="00C47287">
      <w:pPr>
        <w:pStyle w:val="Ttulo4"/>
        <w:spacing w:before="0"/>
      </w:pPr>
      <w:bookmarkStart w:id="22" w:name="_b4p4hynsid89" w:colFirst="0" w:colLast="0"/>
      <w:bookmarkEnd w:id="22"/>
      <w:proofErr w:type="spellStart"/>
      <w:r>
        <w:t>Figura</w:t>
      </w:r>
      <w:proofErr w:type="spellEnd"/>
      <w:r>
        <w:t xml:space="preserve"> 2.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proyecto</w:t>
      </w:r>
      <w:proofErr w:type="spellEnd"/>
    </w:p>
    <w:p w14:paraId="22609D8A" w14:textId="77777777" w:rsidR="00C47287" w:rsidRDefault="00C47287" w:rsidP="00C47287">
      <w:proofErr w:type="spellStart"/>
      <w:r>
        <w:t>Todo</w:t>
      </w:r>
      <w:proofErr w:type="spellEnd"/>
      <w:r>
        <w:t xml:space="preserve"> </w:t>
      </w:r>
      <w:proofErr w:type="spellStart"/>
      <w:r>
        <w:t>esto</w:t>
      </w:r>
      <w:proofErr w:type="spellEnd"/>
      <w:r>
        <w:t xml:space="preserve"> con la </w:t>
      </w:r>
      <w:proofErr w:type="spellStart"/>
      <w:r>
        <w:t>finalidad</w:t>
      </w:r>
      <w:proofErr w:type="spellEnd"/>
      <w:r>
        <w:t xml:space="preserve"> de </w:t>
      </w:r>
      <w:proofErr w:type="spellStart"/>
      <w:r>
        <w:t>llevar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y </w:t>
      </w:r>
      <w:proofErr w:type="spellStart"/>
      <w:r>
        <w:t>mantener</w:t>
      </w:r>
      <w:proofErr w:type="spellEnd"/>
      <w:r>
        <w:t xml:space="preserve"> </w:t>
      </w:r>
      <w:proofErr w:type="spellStart"/>
      <w:r>
        <w:t>organizado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>.</w:t>
      </w:r>
    </w:p>
    <w:p w14:paraId="1C5CE672" w14:textId="77777777" w:rsidR="00C47287" w:rsidRDefault="00C47287">
      <w:pPr>
        <w:pStyle w:val="Ttulo1"/>
      </w:pPr>
    </w:p>
    <w:p w14:paraId="5774A338" w14:textId="77777777" w:rsidR="00C47287" w:rsidRDefault="00C47287">
      <w:pPr>
        <w:pStyle w:val="Ttulo1"/>
      </w:pPr>
    </w:p>
    <w:p w14:paraId="7E0E41AA" w14:textId="33016461" w:rsidR="00A64875" w:rsidRDefault="000D7AA2">
      <w:pPr>
        <w:pStyle w:val="Ttulo1"/>
      </w:pPr>
      <w:r>
        <w:t>APLICACIONES SERVIDOR</w:t>
      </w:r>
    </w:p>
    <w:p w14:paraId="03FA1038" w14:textId="77777777" w:rsidR="00A64875" w:rsidRDefault="000D7AA2">
      <w:pPr>
        <w:pStyle w:val="Ttulo2"/>
      </w:pPr>
      <w:bookmarkStart w:id="23" w:name="_h5nw2f1g06yp" w:colFirst="0" w:colLast="0"/>
      <w:bookmarkEnd w:id="23"/>
      <w:r>
        <w:t xml:space="preserve">CREACIÓN DEL PROYECTO SERVIDOR </w:t>
      </w:r>
    </w:p>
    <w:p w14:paraId="2B4CF8C1" w14:textId="77777777" w:rsidR="00A64875" w:rsidRDefault="000D7AA2">
      <w:r>
        <w:t xml:space="preserve">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en NetBeans </w:t>
      </w:r>
      <w:proofErr w:type="spellStart"/>
      <w:r>
        <w:t>seleccionando</w:t>
      </w:r>
      <w:proofErr w:type="spellEnd"/>
      <w:r>
        <w:t xml:space="preserve"> ‘New Project’, ‘Java with Maven’ y ‘Web Application’. Se </w:t>
      </w:r>
      <w:proofErr w:type="spellStart"/>
      <w:r>
        <w:t>coloca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</w:t>
      </w:r>
      <w:proofErr w:type="spellStart"/>
      <w:r>
        <w:t>grupo</w:t>
      </w:r>
      <w:proofErr w:type="spellEnd"/>
      <w:r>
        <w:t xml:space="preserve">. Se </w:t>
      </w:r>
      <w:proofErr w:type="spellStart"/>
      <w:r>
        <w:t>selecciona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 y la </w:t>
      </w:r>
      <w:proofErr w:type="spellStart"/>
      <w:r>
        <w:t>versión</w:t>
      </w:r>
      <w:proofErr w:type="spellEnd"/>
      <w:r>
        <w:t xml:space="preserve"> de Jakarta.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clic</w:t>
      </w:r>
      <w:proofErr w:type="spellEnd"/>
      <w:r>
        <w:t xml:space="preserve"> en ‘Finish’.</w:t>
      </w:r>
    </w:p>
    <w:p w14:paraId="42EFD7BC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34058993" wp14:editId="4BADF598">
            <wp:extent cx="4203865" cy="2636322"/>
            <wp:effectExtent l="0" t="0" r="6350" b="0"/>
            <wp:docPr id="41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3865" cy="26363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34160D" w14:textId="6BB39385" w:rsidR="00A64875" w:rsidRDefault="000D7AA2">
      <w:pPr>
        <w:pStyle w:val="Ttulo4"/>
      </w:pPr>
      <w:bookmarkStart w:id="24" w:name="_rer3vh469vy8" w:colFirst="0" w:colLast="0"/>
      <w:bookmarkEnd w:id="24"/>
      <w:proofErr w:type="spellStart"/>
      <w:r>
        <w:t>Figura</w:t>
      </w:r>
      <w:proofErr w:type="spellEnd"/>
      <w:r>
        <w:t xml:space="preserve"> 12.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– </w:t>
      </w:r>
      <w:proofErr w:type="spellStart"/>
      <w:r>
        <w:t>Servidor</w:t>
      </w:r>
      <w:proofErr w:type="spellEnd"/>
      <w:r>
        <w:t xml:space="preserve"> SOAP</w:t>
      </w:r>
    </w:p>
    <w:p w14:paraId="632F4435" w14:textId="77777777" w:rsidR="00AE0788" w:rsidRPr="00AE0788" w:rsidRDefault="00AE0788" w:rsidP="00AE0788"/>
    <w:p w14:paraId="173EA088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48A2B5D6" wp14:editId="25269F65">
            <wp:extent cx="4691354" cy="3204527"/>
            <wp:effectExtent l="0" t="0" r="0" b="0"/>
            <wp:docPr id="33" name="image4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9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91354" cy="3204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A13089" w14:textId="27589EDD" w:rsidR="00A64875" w:rsidRDefault="000D7AA2">
      <w:pPr>
        <w:pStyle w:val="Ttulo4"/>
      </w:pPr>
      <w:bookmarkStart w:id="25" w:name="_94aha25iy8e5" w:colFirst="0" w:colLast="0"/>
      <w:bookmarkEnd w:id="25"/>
      <w:proofErr w:type="spellStart"/>
      <w:r>
        <w:t>Figura</w:t>
      </w:r>
      <w:proofErr w:type="spellEnd"/>
      <w:r>
        <w:t xml:space="preserve"> 13.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1 - </w:t>
      </w:r>
      <w:proofErr w:type="spellStart"/>
      <w:r>
        <w:t>Servidor</w:t>
      </w:r>
      <w:proofErr w:type="spellEnd"/>
      <w:r>
        <w:t xml:space="preserve"> SOAP</w:t>
      </w:r>
    </w:p>
    <w:p w14:paraId="0DD3568F" w14:textId="77777777" w:rsidR="00AE0788" w:rsidRPr="00AE0788" w:rsidRDefault="00AE0788" w:rsidP="00AE0788"/>
    <w:p w14:paraId="3ACFDB46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55BDB890" wp14:editId="6A5E421A">
            <wp:extent cx="4268153" cy="2860490"/>
            <wp:effectExtent l="0" t="0" r="0" b="0"/>
            <wp:docPr id="60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68153" cy="286049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31BEEA9" w14:textId="77777777" w:rsidR="00A64875" w:rsidRDefault="000D7AA2">
      <w:pPr>
        <w:pStyle w:val="Ttulo4"/>
      </w:pPr>
      <w:bookmarkStart w:id="26" w:name="_lw38mfu860bx" w:colFirst="0" w:colLast="0"/>
      <w:bookmarkEnd w:id="26"/>
      <w:proofErr w:type="spellStart"/>
      <w:r>
        <w:t>Figura</w:t>
      </w:r>
      <w:proofErr w:type="spellEnd"/>
      <w:r>
        <w:t xml:space="preserve"> 14.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2 - </w:t>
      </w:r>
      <w:proofErr w:type="spellStart"/>
      <w:r>
        <w:t>Servidor</w:t>
      </w:r>
      <w:proofErr w:type="spellEnd"/>
      <w:r>
        <w:t xml:space="preserve"> SOAP</w:t>
      </w:r>
    </w:p>
    <w:p w14:paraId="719FA840" w14:textId="77777777" w:rsidR="00A64875" w:rsidRDefault="000D7AA2">
      <w:pPr>
        <w:pStyle w:val="Ttulo2"/>
      </w:pPr>
      <w:bookmarkStart w:id="27" w:name="_o7cv8f8a31bn" w:colFirst="0" w:colLast="0"/>
      <w:bookmarkEnd w:id="27"/>
      <w:r>
        <w:t>CODIFICACIÓN DEL PROYECTO SERVIDOR</w:t>
      </w:r>
    </w:p>
    <w:p w14:paraId="15069DCF" w14:textId="77777777" w:rsidR="00A64875" w:rsidRDefault="000D7AA2">
      <w:pPr>
        <w:pStyle w:val="Ttulo3"/>
      </w:pPr>
      <w:bookmarkStart w:id="28" w:name="_ppadzl5el0sl" w:colFirst="0" w:colLast="0"/>
      <w:bookmarkEnd w:id="28"/>
      <w:r>
        <w:t>CREACIÓN DE PAQUETES</w:t>
      </w:r>
    </w:p>
    <w:p w14:paraId="39E0B9BC" w14:textId="77777777" w:rsidR="00A64875" w:rsidRDefault="000D7AA2">
      <w:pPr>
        <w:rPr>
          <w:i/>
          <w:iCs/>
        </w:rPr>
      </w:pPr>
      <w:r>
        <w:t xml:space="preserve">Al </w:t>
      </w:r>
      <w:proofErr w:type="spellStart"/>
      <w:r>
        <w:t>tratarse</w:t>
      </w:r>
      <w:proofErr w:type="spellEnd"/>
      <w:r>
        <w:t xml:space="preserve"> de una arquitectura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(SOA) sin </w:t>
      </w:r>
      <w:proofErr w:type="spellStart"/>
      <w:r>
        <w:t>conexión</w:t>
      </w:r>
      <w:proofErr w:type="spellEnd"/>
      <w:r>
        <w:t xml:space="preserve"> a base de </w:t>
      </w:r>
      <w:proofErr w:type="spellStart"/>
      <w:r>
        <w:t>datos</w:t>
      </w:r>
      <w:proofErr w:type="spellEnd"/>
      <w:r>
        <w:t xml:space="preserve">,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enfocada</w:t>
      </w:r>
      <w:proofErr w:type="spellEnd"/>
      <w:r>
        <w:t xml:space="preserve"> en las dos </w:t>
      </w:r>
      <w:proofErr w:type="spellStart"/>
      <w:r>
        <w:t>divisiones</w:t>
      </w:r>
      <w:proofErr w:type="spellEnd"/>
      <w:r>
        <w:t xml:space="preserve"> </w:t>
      </w:r>
      <w:proofErr w:type="spellStart"/>
      <w:r>
        <w:t>funcionales</w:t>
      </w:r>
      <w:proofErr w:type="spellEnd"/>
      <w:r>
        <w:t xml:space="preserve"> </w:t>
      </w:r>
      <w:proofErr w:type="spellStart"/>
      <w:r>
        <w:t>principales</w:t>
      </w:r>
      <w:proofErr w:type="spellEnd"/>
      <w:r>
        <w:t xml:space="preserve">. Se </w:t>
      </w:r>
      <w:proofErr w:type="spellStart"/>
      <w:r>
        <w:t>incluyen</w:t>
      </w:r>
      <w:proofErr w:type="spellEnd"/>
      <w:r>
        <w:t xml:space="preserve"> los </w:t>
      </w:r>
      <w:proofErr w:type="spellStart"/>
      <w:r>
        <w:t>paquetes</w:t>
      </w:r>
      <w:proofErr w:type="spellEnd"/>
      <w:r>
        <w:t xml:space="preserve">: </w:t>
      </w:r>
      <w:proofErr w:type="spellStart"/>
      <w:proofErr w:type="gramStart"/>
      <w:r>
        <w:t>ec.edu.espe</w:t>
      </w:r>
      <w:proofErr w:type="gramEnd"/>
      <w:r>
        <w:t>.servidorconversiones.WebServices</w:t>
      </w:r>
      <w:proofErr w:type="spellEnd"/>
      <w:r>
        <w:t xml:space="preserve">, </w:t>
      </w:r>
      <w:proofErr w:type="spellStart"/>
      <w:r>
        <w:t>modelo</w:t>
      </w:r>
      <w:proofErr w:type="spellEnd"/>
      <w:r>
        <w:t xml:space="preserve">, </w:t>
      </w:r>
      <w:proofErr w:type="spellStart"/>
      <w:r>
        <w:t>pruebas</w:t>
      </w:r>
      <w:proofErr w:type="spellEnd"/>
      <w:r>
        <w:t xml:space="preserve">, </w:t>
      </w:r>
      <w:proofErr w:type="spellStart"/>
      <w:r>
        <w:t>servicios</w:t>
      </w:r>
      <w:proofErr w:type="spellEnd"/>
      <w:r>
        <w:t xml:space="preserve"> y vistas,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patrón arquitectónico MVC.</w:t>
      </w:r>
    </w:p>
    <w:p w14:paraId="7D42293A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3D1ADED3" wp14:editId="4AE31666">
            <wp:extent cx="2695575" cy="1476375"/>
            <wp:effectExtent l="0" t="0" r="0" b="0"/>
            <wp:docPr id="6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95575" cy="1476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E347E4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15.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Servidor</w:t>
      </w:r>
      <w:proofErr w:type="spellEnd"/>
      <w:r>
        <w:t xml:space="preserve"> SOAP</w:t>
      </w:r>
    </w:p>
    <w:p w14:paraId="6EDDF68F" w14:textId="77777777" w:rsidR="00A64875" w:rsidRDefault="000D7AA2">
      <w:pPr>
        <w:pStyle w:val="Ttulo3"/>
      </w:pPr>
      <w:bookmarkStart w:id="29" w:name="_to781gmgk695" w:colFirst="0" w:colLast="0"/>
      <w:bookmarkEnd w:id="29"/>
      <w:r>
        <w:t>CREACIÓN DE WEBSERVICES</w:t>
      </w:r>
    </w:p>
    <w:p w14:paraId="5448BAC4" w14:textId="77777777" w:rsidR="00A64875" w:rsidRDefault="000D7AA2">
      <w:pPr>
        <w:spacing w:before="240" w:after="240"/>
      </w:pPr>
      <w:r>
        <w:t xml:space="preserve">Para la </w:t>
      </w:r>
      <w:proofErr w:type="spellStart"/>
      <w:r>
        <w:t>exposición</w:t>
      </w:r>
      <w:proofErr w:type="spellEnd"/>
      <w:r>
        <w:t xml:space="preserve"> de las </w:t>
      </w:r>
      <w:proofErr w:type="spellStart"/>
      <w:r>
        <w:t>funcionalidades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(Android y Java), se </w:t>
      </w:r>
      <w:proofErr w:type="spellStart"/>
      <w:r>
        <w:t>utiliza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Jakarta XML Web Services (JAX-WS). 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capa</w:t>
      </w:r>
      <w:proofErr w:type="spellEnd"/>
      <w:r>
        <w:t xml:space="preserve"> se </w:t>
      </w:r>
      <w:proofErr w:type="spellStart"/>
      <w:r>
        <w:t>definen</w:t>
      </w:r>
      <w:proofErr w:type="spellEnd"/>
      <w:r>
        <w:t xml:space="preserve"> los </w:t>
      </w:r>
      <w:proofErr w:type="gramStart"/>
      <w:r>
        <w:t>Endpoints</w:t>
      </w:r>
      <w:proofErr w:type="gramEnd"/>
      <w:r>
        <w:t xml:space="preserve"> que </w:t>
      </w:r>
      <w:proofErr w:type="spellStart"/>
      <w:r>
        <w:t>transforman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XML en </w:t>
      </w:r>
      <w:proofErr w:type="spellStart"/>
      <w:r>
        <w:t>llamadas</w:t>
      </w:r>
      <w:proofErr w:type="spellEnd"/>
      <w:r>
        <w:t xml:space="preserve"> a los </w:t>
      </w:r>
      <w:proofErr w:type="spellStart"/>
      <w:r>
        <w:t>servicios</w:t>
      </w:r>
      <w:proofErr w:type="spellEnd"/>
      <w:r>
        <w:t xml:space="preserve"> de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</w:t>
      </w:r>
      <w:proofErr w:type="spellStart"/>
      <w:r>
        <w:t>anteriormente</w:t>
      </w:r>
      <w:proofErr w:type="spellEnd"/>
      <w:r>
        <w:t xml:space="preserve"> </w:t>
      </w:r>
      <w:proofErr w:type="spellStart"/>
      <w:r>
        <w:t>creados</w:t>
      </w:r>
      <w:proofErr w:type="spellEnd"/>
      <w:r>
        <w:t>.</w:t>
      </w:r>
    </w:p>
    <w:p w14:paraId="0531E3EC" w14:textId="77777777" w:rsidR="00A64875" w:rsidRDefault="000D7AA2">
      <w:pPr>
        <w:spacing w:before="240" w:after="240"/>
      </w:pPr>
      <w:r>
        <w:t xml:space="preserve">Se </w:t>
      </w:r>
      <w:proofErr w:type="spellStart"/>
      <w:r>
        <w:t>utilizan</w:t>
      </w:r>
      <w:proofErr w:type="spellEnd"/>
      <w:r>
        <w:t xml:space="preserve"> </w:t>
      </w:r>
      <w:proofErr w:type="spellStart"/>
      <w:r>
        <w:t>anotaciones</w:t>
      </w:r>
      <w:proofErr w:type="spellEnd"/>
      <w:r>
        <w:t xml:space="preserve"> de Jakarta EE </w:t>
      </w:r>
      <w:proofErr w:type="spellStart"/>
      <w:r>
        <w:t>como</w:t>
      </w:r>
      <w:proofErr w:type="spellEnd"/>
      <w:r>
        <w:t xml:space="preserve"> @WebService para </w:t>
      </w:r>
      <w:proofErr w:type="spellStart"/>
      <w:r>
        <w:t>marcar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un </w:t>
      </w:r>
      <w:proofErr w:type="spellStart"/>
      <w:r>
        <w:t>servicio</w:t>
      </w:r>
      <w:proofErr w:type="spellEnd"/>
      <w:r>
        <w:t xml:space="preserve"> web y @WebMethod para </w:t>
      </w:r>
      <w:proofErr w:type="spellStart"/>
      <w:r>
        <w:t>exponer</w:t>
      </w:r>
      <w:proofErr w:type="spellEnd"/>
      <w:r>
        <w:t xml:space="preserve"> </w:t>
      </w:r>
      <w:proofErr w:type="spellStart"/>
      <w:r>
        <w:t>cada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</w:t>
      </w:r>
      <w:proofErr w:type="spellStart"/>
      <w:r>
        <w:t>específica</w:t>
      </w:r>
      <w:proofErr w:type="spellEnd"/>
      <w:r>
        <w:t xml:space="preserve"> (Login y </w:t>
      </w:r>
      <w:proofErr w:type="spellStart"/>
      <w:r>
        <w:t>Conversiones</w:t>
      </w:r>
      <w:proofErr w:type="spellEnd"/>
      <w:r>
        <w:t xml:space="preserve">).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permite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 </w:t>
      </w:r>
      <w:proofErr w:type="spellStart"/>
      <w:r>
        <w:t>genere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WSDL (Web Services Description Language), que </w:t>
      </w:r>
      <w:proofErr w:type="spellStart"/>
      <w:r>
        <w:t>sirve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interfaz para </w:t>
      </w:r>
      <w:proofErr w:type="spellStart"/>
      <w:r>
        <w:t>cualquier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que </w:t>
      </w:r>
      <w:proofErr w:type="spellStart"/>
      <w:r>
        <w:t>desee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6018BBB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30" w:name="_50i3qgl0xzvk" w:colFirst="0" w:colLast="0"/>
      <w:bookmarkEnd w:id="30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04DF276B" wp14:editId="7FF7D79C">
            <wp:extent cx="2105025" cy="885825"/>
            <wp:effectExtent l="0" t="0" r="0" b="0"/>
            <wp:docPr id="62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885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45A6B35" w14:textId="77777777" w:rsidR="00A64875" w:rsidRDefault="000D7AA2">
      <w:pPr>
        <w:pStyle w:val="Ttulo4"/>
      </w:pPr>
      <w:bookmarkStart w:id="31" w:name="_3ih8l6affwit" w:colFirst="0" w:colLast="0"/>
      <w:bookmarkEnd w:id="31"/>
      <w:proofErr w:type="spellStart"/>
      <w:r>
        <w:t>Figura</w:t>
      </w:r>
      <w:proofErr w:type="spellEnd"/>
      <w:r>
        <w:t xml:space="preserve"> 16.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WebServices</w:t>
      </w:r>
      <w:proofErr w:type="spellEnd"/>
    </w:p>
    <w:p w14:paraId="3B508530" w14:textId="77777777" w:rsidR="00234577" w:rsidRDefault="00234577">
      <w:pPr>
        <w:pStyle w:val="Ttulo5"/>
        <w:sectPr w:rsidR="00234577" w:rsidSect="00AE0788">
          <w:footerReference w:type="even" r:id="rId29"/>
          <w:footerReference w:type="default" r:id="rId30"/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32" w:name="_gvse3wqyjbs9" w:colFirst="0" w:colLast="0"/>
      <w:bookmarkEnd w:id="32"/>
    </w:p>
    <w:p w14:paraId="7BCFCE21" w14:textId="2636BA91" w:rsidR="00A64875" w:rsidRDefault="000D7AA2" w:rsidP="00234577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234577">
        <w:rPr>
          <w:b/>
          <w:bCs/>
          <w:i w:val="0"/>
          <w:iCs w:val="0"/>
          <w:sz w:val="24"/>
          <w:szCs w:val="24"/>
        </w:rPr>
        <w:lastRenderedPageBreak/>
        <w:t>Tabla</w:t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> 1. </w:t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>Clase</w:t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234577">
        <w:rPr>
          <w:b/>
          <w:bCs/>
          <w:i w:val="0"/>
          <w:iCs w:val="0"/>
          <w:sz w:val="24"/>
          <w:szCs w:val="24"/>
        </w:rPr>
        <w:t>WSLogin</w:t>
      </w:r>
      <w:proofErr w:type="spellEnd"/>
      <w:r w:rsidRPr="00234577">
        <w:rPr>
          <w:b/>
          <w:bCs/>
          <w:i w:val="0"/>
          <w:iCs w:val="0"/>
          <w:sz w:val="24"/>
          <w:szCs w:val="24"/>
        </w:rPr>
        <w:t xml:space="preserve"> </w:t>
      </w:r>
    </w:p>
    <w:p w14:paraId="3D543BAB" w14:textId="419FE4ED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.WebServices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6381F0FA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0B068934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jakarta.jws.WebService</w:t>
      </w:r>
      <w:proofErr w:type="spellEnd"/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14CA5654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jakarta.jws.WebMethod</w:t>
      </w:r>
      <w:proofErr w:type="spellEnd"/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315E7E1A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jakarta.jws.WebParam</w:t>
      </w:r>
      <w:proofErr w:type="spellEnd"/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11187E05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java.util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.UUID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73A73FBC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java.util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.HashMap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7244F8CB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java.util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.Map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5B097A5B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15A7E395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>/**</w:t>
      </w:r>
    </w:p>
    <w:p w14:paraId="79D9F748" w14:textId="51E5D0FE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* @author </w:t>
      </w:r>
      <w:r>
        <w:rPr>
          <w:rFonts w:ascii="Arial" w:eastAsia="Courier New" w:hAnsi="Arial" w:cs="Arial"/>
          <w:color w:val="000000"/>
          <w:sz w:val="24"/>
          <w:szCs w:val="24"/>
        </w:rPr>
        <w:t>Monster</w:t>
      </w:r>
    </w:p>
    <w:p w14:paraId="39F06E0E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*/</w:t>
      </w:r>
    </w:p>
    <w:p w14:paraId="57BAF450" w14:textId="788F71B8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>@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WebService(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serviceName = "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WSLogin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3A3B8A1D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public class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WSLogin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{</w:t>
      </w:r>
    </w:p>
    <w:p w14:paraId="192E4757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1F738F0D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//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Guarda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los tokens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validos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</w:p>
    <w:p w14:paraId="2F43B346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public static Map&lt;String, Boolean&gt;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tokensValidos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= new HashMap&lt;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&gt;(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53415E31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0DC76EDF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@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WebMethod(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operationName = "login")</w:t>
      </w:r>
    </w:p>
    <w:p w14:paraId="36F51829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public String 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login(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@WebParam(name = "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usuario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usuario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, @WebParam(name = "clave") String clave) {</w:t>
      </w:r>
    </w:p>
    <w:p w14:paraId="73ACAABE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if ("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monster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".equals</w:t>
      </w:r>
      <w:proofErr w:type="spellEnd"/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usuario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) &amp;&amp; "monster9".equals(clave)) {</w:t>
      </w:r>
    </w:p>
    <w:p w14:paraId="421F30A9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    String token =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UUID.randomUUID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).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toString</w:t>
      </w:r>
      <w:proofErr w:type="spellEnd"/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(); //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generar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token </w:t>
      </w:r>
    </w:p>
    <w:p w14:paraId="419AA421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    </w:t>
      </w:r>
      <w:proofErr w:type="spellStart"/>
      <w:proofErr w:type="gramStart"/>
      <w:r w:rsidRPr="00234577">
        <w:rPr>
          <w:rFonts w:ascii="Arial" w:eastAsia="Courier New" w:hAnsi="Arial" w:cs="Arial"/>
          <w:color w:val="000000"/>
          <w:sz w:val="24"/>
          <w:szCs w:val="24"/>
        </w:rPr>
        <w:t>tokensValidos.put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  <w:r w:rsidRPr="00234577">
        <w:rPr>
          <w:rFonts w:ascii="Arial" w:eastAsia="Courier New" w:hAnsi="Arial" w:cs="Arial"/>
          <w:color w:val="000000"/>
          <w:sz w:val="24"/>
          <w:szCs w:val="24"/>
        </w:rPr>
        <w:t>token, true); //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guardar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token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valido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</w:p>
    <w:p w14:paraId="64974C92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    return token;</w:t>
      </w:r>
    </w:p>
    <w:p w14:paraId="1B615AED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}</w:t>
      </w:r>
    </w:p>
    <w:p w14:paraId="00EA006E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    return "ERROR: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Credenciales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234577">
        <w:rPr>
          <w:rFonts w:ascii="Arial" w:eastAsia="Courier New" w:hAnsi="Arial" w:cs="Arial"/>
          <w:color w:val="000000"/>
          <w:sz w:val="24"/>
          <w:szCs w:val="24"/>
        </w:rPr>
        <w:t>inválidas</w:t>
      </w:r>
      <w:proofErr w:type="spellEnd"/>
      <w:r w:rsidRPr="00234577">
        <w:rPr>
          <w:rFonts w:ascii="Arial" w:eastAsia="Courier New" w:hAnsi="Arial" w:cs="Arial"/>
          <w:color w:val="000000"/>
          <w:sz w:val="24"/>
          <w:szCs w:val="24"/>
        </w:rPr>
        <w:t>";</w:t>
      </w:r>
    </w:p>
    <w:p w14:paraId="2C1F36A2" w14:textId="77777777" w:rsidR="00234577" w:rsidRPr="00234577" w:rsidRDefault="00234577" w:rsidP="00234577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 xml:space="preserve">    }</w:t>
      </w:r>
    </w:p>
    <w:p w14:paraId="507BED87" w14:textId="447FA0F2" w:rsidR="00234577" w:rsidRPr="00234577" w:rsidRDefault="00234577" w:rsidP="00234577">
      <w:pPr>
        <w:spacing w:before="0" w:after="0" w:line="240" w:lineRule="auto"/>
        <w:rPr>
          <w:rFonts w:ascii="Arial" w:hAnsi="Arial" w:cs="Arial"/>
          <w:sz w:val="24"/>
          <w:szCs w:val="24"/>
        </w:rPr>
      </w:pPr>
      <w:r w:rsidRPr="00234577">
        <w:rPr>
          <w:rFonts w:ascii="Arial" w:eastAsia="Courier New" w:hAnsi="Arial" w:cs="Arial"/>
          <w:color w:val="000000"/>
          <w:sz w:val="24"/>
          <w:szCs w:val="24"/>
        </w:rPr>
        <w:t>}</w:t>
      </w:r>
    </w:p>
    <w:p w14:paraId="04CE13E8" w14:textId="77777777" w:rsidR="00234577" w:rsidRDefault="00234577">
      <w:pPr>
        <w:rPr>
          <w:i/>
          <w:iCs/>
          <w:color w:val="1F497D"/>
          <w:sz w:val="18"/>
          <w:szCs w:val="18"/>
        </w:rPr>
      </w:pPr>
      <w:bookmarkStart w:id="33" w:name="_s2np4cwofduw" w:colFirst="0" w:colLast="0"/>
      <w:bookmarkEnd w:id="33"/>
      <w:r>
        <w:br w:type="page"/>
      </w:r>
    </w:p>
    <w:p w14:paraId="6542A4D2" w14:textId="0C703C64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2.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Clase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WSLongitud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47E2737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.WebServices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55755EB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12BFB0A8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.servicios.ConversorLongitud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; //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Importas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tu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lógica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movida</w:t>
      </w:r>
      <w:proofErr w:type="spellEnd"/>
    </w:p>
    <w:p w14:paraId="5EE8E184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jakarta.jws.WebService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27205F8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jakarta.jws.WebMethod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1FFE2221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jakarta.jws.WebParam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736FFC2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2A29CF98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/**</w:t>
      </w:r>
    </w:p>
    <w:p w14:paraId="28EF27BF" w14:textId="0E4C5A33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* @author </w:t>
      </w:r>
      <w:r>
        <w:rPr>
          <w:rFonts w:ascii="Arial" w:eastAsia="Courier New" w:hAnsi="Arial" w:cs="Arial"/>
          <w:color w:val="000000"/>
          <w:sz w:val="24"/>
          <w:szCs w:val="24"/>
        </w:rPr>
        <w:t>Monster</w:t>
      </w:r>
    </w:p>
    <w:p w14:paraId="79D48F64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*/</w:t>
      </w:r>
    </w:p>
    <w:p w14:paraId="6A8DFAB1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WebService(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serviceName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63D752CF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public class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{</w:t>
      </w:r>
    </w:p>
    <w:p w14:paraId="5690A85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0697D77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0A31EEB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389F86F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WebMethod(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operationName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5B09C38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public double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convertirLongitud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</w:p>
    <w:p w14:paraId="209F711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name = "valor") double valor, </w:t>
      </w:r>
    </w:p>
    <w:p w14:paraId="1FC2E8D6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</w:p>
    <w:p w14:paraId="136B0CE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,</w:t>
      </w:r>
    </w:p>
    <w:p w14:paraId="0CDB6F8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"token") String token) {</w:t>
      </w:r>
    </w:p>
    <w:p w14:paraId="59529E4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</w:t>
      </w:r>
    </w:p>
    <w:p w14:paraId="518EFCE2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//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Validación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de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seguridad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obligatoria</w:t>
      </w:r>
      <w:proofErr w:type="spellEnd"/>
    </w:p>
    <w:p w14:paraId="758843F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WSLogin.tokensValidos.containsKey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(token)) {</w:t>
      </w:r>
    </w:p>
    <w:p w14:paraId="07A3463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servicio.convertirLongitud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(valor,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1DC9D24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 else {</w:t>
      </w:r>
    </w:p>
    <w:p w14:paraId="6293970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-999999.401; </w:t>
      </w:r>
    </w:p>
    <w:p w14:paraId="5316913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</w:t>
      </w:r>
    </w:p>
    <w:p w14:paraId="23CE778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}</w:t>
      </w:r>
    </w:p>
    <w:p w14:paraId="48C97775" w14:textId="42CC2985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}</w:t>
      </w:r>
    </w:p>
    <w:p w14:paraId="208F0451" w14:textId="29A55E3C" w:rsidR="00C74EA2" w:rsidRDefault="00C74EA2" w:rsidP="00C74EA2"/>
    <w:p w14:paraId="032044D0" w14:textId="3B6952B8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3.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Clase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WSMasa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</w:p>
    <w:p w14:paraId="689BFEF5" w14:textId="624261B0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.WebServices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4390F7D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2B7FB53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.servicios.ConversorMasa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5D58B45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jakarta.jws.WebService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2F0C070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jakarta.jws.WebMethod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7B76C765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jakarta.jws.WebParam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16CC79CF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3D69C77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/**</w:t>
      </w:r>
    </w:p>
    <w:p w14:paraId="36B7ED18" w14:textId="65DAEDD2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* @author </w:t>
      </w:r>
      <w:r>
        <w:rPr>
          <w:rFonts w:ascii="Arial" w:eastAsia="Courier New" w:hAnsi="Arial" w:cs="Arial"/>
          <w:color w:val="000000"/>
          <w:sz w:val="24"/>
          <w:szCs w:val="24"/>
        </w:rPr>
        <w:t>Monster</w:t>
      </w:r>
    </w:p>
    <w:p w14:paraId="490F8DB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*/</w:t>
      </w:r>
    </w:p>
    <w:p w14:paraId="74BD1ADE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WebService(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serviceName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15BCB1F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public class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{</w:t>
      </w:r>
    </w:p>
    <w:p w14:paraId="0304C36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68C9ECE2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2591947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5CF9551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WebMethod(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operationName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64427EF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public double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convertirMasa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</w:p>
    <w:p w14:paraId="660CBBB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name = "valor") double valor, </w:t>
      </w:r>
    </w:p>
    <w:p w14:paraId="118B39D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</w:p>
    <w:p w14:paraId="2536FAC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,</w:t>
      </w:r>
    </w:p>
    <w:p w14:paraId="49402A18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"token") String token) {</w:t>
      </w:r>
    </w:p>
    <w:p w14:paraId="3D9BA73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</w:t>
      </w:r>
    </w:p>
    <w:p w14:paraId="176AFAA5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WSLogin.tokensValidos.containsKey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(token)) {</w:t>
      </w:r>
    </w:p>
    <w:p w14:paraId="7E1E439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servicio.convertirMasa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(valor,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unidadDestino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6A14B64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 else {</w:t>
      </w:r>
    </w:p>
    <w:p w14:paraId="37A280E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-9999999.401; </w:t>
      </w:r>
    </w:p>
    <w:p w14:paraId="70385BC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</w:t>
      </w:r>
    </w:p>
    <w:p w14:paraId="3D26128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}</w:t>
      </w:r>
    </w:p>
    <w:p w14:paraId="52972B98" w14:textId="78A0824D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}</w:t>
      </w:r>
    </w:p>
    <w:p w14:paraId="083F2894" w14:textId="77777777" w:rsidR="00C74EA2" w:rsidRDefault="00C74EA2">
      <w:pPr>
        <w:rPr>
          <w:b/>
          <w:bCs/>
          <w:color w:val="1F497D"/>
          <w:sz w:val="24"/>
          <w:szCs w:val="24"/>
        </w:rPr>
      </w:pPr>
      <w:bookmarkStart w:id="34" w:name="_9nojaws72i58" w:colFirst="0" w:colLast="0"/>
      <w:bookmarkEnd w:id="34"/>
      <w:r>
        <w:rPr>
          <w:b/>
          <w:bCs/>
          <w:i/>
          <w:iCs/>
          <w:sz w:val="24"/>
          <w:szCs w:val="24"/>
        </w:rPr>
        <w:br w:type="page"/>
      </w:r>
    </w:p>
    <w:p w14:paraId="229D2E2A" w14:textId="71BD5A53" w:rsidR="00A64875" w:rsidRDefault="000D7AA2" w:rsidP="00C74EA2">
      <w:pPr>
        <w:pStyle w:val="Ttulo5"/>
        <w:spacing w:before="0" w:after="0"/>
        <w:rPr>
          <w:b/>
          <w:bCs/>
          <w:i w:val="0"/>
          <w:iCs w:val="0"/>
          <w:sz w:val="24"/>
          <w:szCs w:val="24"/>
        </w:rPr>
      </w:pPr>
      <w:proofErr w:type="spellStart"/>
      <w:r w:rsidRPr="00C74EA2">
        <w:rPr>
          <w:b/>
          <w:bCs/>
          <w:i w:val="0"/>
          <w:iCs w:val="0"/>
          <w:sz w:val="24"/>
          <w:szCs w:val="24"/>
        </w:rPr>
        <w:lastRenderedPageBreak/>
        <w:t>Tabla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4.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Clase</w:t>
      </w:r>
      <w:proofErr w:type="spellEnd"/>
      <w:r w:rsidRPr="00C74EA2">
        <w:rPr>
          <w:b/>
          <w:bCs/>
          <w:i w:val="0"/>
          <w:iCs w:val="0"/>
          <w:sz w:val="24"/>
          <w:szCs w:val="24"/>
        </w:rPr>
        <w:t xml:space="preserve"> </w:t>
      </w:r>
      <w:proofErr w:type="spellStart"/>
      <w:r w:rsidRPr="00C74EA2">
        <w:rPr>
          <w:b/>
          <w:bCs/>
          <w:i w:val="0"/>
          <w:iCs w:val="0"/>
          <w:sz w:val="24"/>
          <w:szCs w:val="24"/>
        </w:rPr>
        <w:t>WSTemperatura</w:t>
      </w:r>
      <w:proofErr w:type="spellEnd"/>
    </w:p>
    <w:p w14:paraId="1D54180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bookmarkStart w:id="35" w:name="_1slw5epleuah" w:colFirst="0" w:colLast="0"/>
      <w:bookmarkEnd w:id="35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package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.WebServices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3E29ECA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69689A08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ec.edu.monster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.servicios.ConversorTemperatura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6CEA1D2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jakarta.jws.WebService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6C6DC28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jakarta.jws.WebMethod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49CD837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import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jakarta.jws.WebParam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;</w:t>
      </w:r>
    </w:p>
    <w:p w14:paraId="6C389FB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53549150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/**</w:t>
      </w:r>
    </w:p>
    <w:p w14:paraId="311DE78E" w14:textId="1459D156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* @author </w:t>
      </w:r>
      <w:r>
        <w:rPr>
          <w:rFonts w:ascii="Arial" w:eastAsia="Courier New" w:hAnsi="Arial" w:cs="Arial"/>
          <w:color w:val="000000"/>
          <w:sz w:val="24"/>
          <w:szCs w:val="24"/>
        </w:rPr>
        <w:t>Monster</w:t>
      </w:r>
    </w:p>
    <w:p w14:paraId="6348EE27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*/</w:t>
      </w:r>
    </w:p>
    <w:p w14:paraId="7FE5378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WebService(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serviceName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178FABA1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public class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WSTemperatura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{</w:t>
      </w:r>
    </w:p>
    <w:p w14:paraId="7DB80FE2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</w:p>
    <w:p w14:paraId="19464D7C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= new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ConversorTemperatura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); </w:t>
      </w:r>
    </w:p>
    <w:p w14:paraId="3917559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</w:t>
      </w:r>
    </w:p>
    <w:p w14:paraId="4F3BE0B1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WebMethod(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operationName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")</w:t>
      </w:r>
    </w:p>
    <w:p w14:paraId="4727C7C8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public double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convertirTemperatura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(</w:t>
      </w:r>
      <w:proofErr w:type="gramEnd"/>
    </w:p>
    <w:p w14:paraId="5C28298F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name = "valor") double valor, </w:t>
      </w:r>
    </w:p>
    <w:p w14:paraId="0BCF2DFE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</w:p>
    <w:p w14:paraId="262410F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") String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,</w:t>
      </w:r>
    </w:p>
    <w:p w14:paraId="50AC77BA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@</w:t>
      </w:r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WebParam(</w:t>
      </w:r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name = "token") String token) {</w:t>
      </w:r>
    </w:p>
    <w:p w14:paraId="0379EECB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</w:t>
      </w:r>
    </w:p>
    <w:p w14:paraId="77CA9B8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if (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WSLogin.tokensValidos.containsKey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>(token)) {</w:t>
      </w:r>
    </w:p>
    <w:p w14:paraId="32BCF284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</w:t>
      </w:r>
      <w:proofErr w:type="spellStart"/>
      <w:proofErr w:type="gramStart"/>
      <w:r w:rsidRPr="00C74EA2">
        <w:rPr>
          <w:rFonts w:ascii="Arial" w:eastAsia="Courier New" w:hAnsi="Arial" w:cs="Arial"/>
          <w:color w:val="000000"/>
          <w:sz w:val="24"/>
          <w:szCs w:val="24"/>
        </w:rPr>
        <w:t>servicio.convertirTemperatura</w:t>
      </w:r>
      <w:proofErr w:type="spellEnd"/>
      <w:proofErr w:type="gram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(valor,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opcionOrigen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, </w:t>
      </w:r>
      <w:proofErr w:type="spellStart"/>
      <w:r w:rsidRPr="00C74EA2">
        <w:rPr>
          <w:rFonts w:ascii="Arial" w:eastAsia="Courier New" w:hAnsi="Arial" w:cs="Arial"/>
          <w:color w:val="000000"/>
          <w:sz w:val="24"/>
          <w:szCs w:val="24"/>
        </w:rPr>
        <w:t>opcionDestino</w:t>
      </w:r>
      <w:proofErr w:type="spellEnd"/>
      <w:r w:rsidRPr="00C74EA2">
        <w:rPr>
          <w:rFonts w:ascii="Arial" w:eastAsia="Courier New" w:hAnsi="Arial" w:cs="Arial"/>
          <w:color w:val="000000"/>
          <w:sz w:val="24"/>
          <w:szCs w:val="24"/>
        </w:rPr>
        <w:t>);</w:t>
      </w:r>
    </w:p>
    <w:p w14:paraId="15B08A99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 else {</w:t>
      </w:r>
    </w:p>
    <w:p w14:paraId="30C1BE7D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    return -9999999.401; </w:t>
      </w:r>
    </w:p>
    <w:p w14:paraId="13B59003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    }</w:t>
      </w:r>
    </w:p>
    <w:p w14:paraId="37628B52" w14:textId="77777777" w:rsidR="00C74EA2" w:rsidRPr="00C74EA2" w:rsidRDefault="00C74EA2" w:rsidP="00C74EA2">
      <w:pPr>
        <w:spacing w:before="0" w:after="0" w:line="240" w:lineRule="auto"/>
        <w:rPr>
          <w:rFonts w:ascii="Arial" w:eastAsia="Courier New" w:hAnsi="Arial" w:cs="Arial"/>
          <w:color w:val="000000"/>
          <w:sz w:val="24"/>
          <w:szCs w:val="24"/>
        </w:r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 xml:space="preserve">    }</w:t>
      </w:r>
    </w:p>
    <w:p w14:paraId="2C258D8D" w14:textId="210C4570" w:rsidR="00234577" w:rsidRDefault="00C74EA2" w:rsidP="00C74EA2">
      <w:pPr>
        <w:spacing w:before="0" w:after="0" w:line="240" w:lineRule="auto"/>
        <w:sectPr w:rsidR="00234577" w:rsidSect="00C74EA2">
          <w:pgSz w:w="16838" w:h="11906" w:orient="landscape"/>
          <w:pgMar w:top="1417" w:right="1701" w:bottom="1417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  <w:r w:rsidRPr="00C74EA2">
        <w:rPr>
          <w:rFonts w:ascii="Arial" w:eastAsia="Courier New" w:hAnsi="Arial" w:cs="Arial"/>
          <w:color w:val="000000"/>
          <w:sz w:val="24"/>
          <w:szCs w:val="24"/>
        </w:rPr>
        <w:t>}</w:t>
      </w:r>
    </w:p>
    <w:p w14:paraId="75BCCD9D" w14:textId="1B1267D1" w:rsidR="00A64875" w:rsidRDefault="000D7AA2">
      <w:pPr>
        <w:pStyle w:val="Ttulo3"/>
      </w:pPr>
      <w:r>
        <w:lastRenderedPageBreak/>
        <w:t>CREACIÓN DE SERVICIO</w:t>
      </w:r>
    </w:p>
    <w:p w14:paraId="6728E8EF" w14:textId="77777777" w:rsidR="00A64875" w:rsidRDefault="000D7AA2">
      <w:pPr>
        <w:spacing w:before="240" w:after="240"/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implementa</w:t>
      </w:r>
      <w:proofErr w:type="spellEnd"/>
      <w:r>
        <w:t xml:space="preserve"> la "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", que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cerebro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Aquí</w:t>
      </w:r>
      <w:proofErr w:type="spellEnd"/>
      <w:r>
        <w:t xml:space="preserve"> se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</w:t>
      </w:r>
      <w:proofErr w:type="spellStart"/>
      <w:r>
        <w:t>matemática</w:t>
      </w:r>
      <w:proofErr w:type="spellEnd"/>
      <w:r>
        <w:t xml:space="preserve"> y de </w:t>
      </w:r>
      <w:proofErr w:type="spellStart"/>
      <w:r>
        <w:t>seguridad</w:t>
      </w:r>
      <w:proofErr w:type="spellEnd"/>
      <w:r>
        <w:t xml:space="preserve"> del protocolo de comunicación. Al no </w:t>
      </w:r>
      <w:proofErr w:type="spellStart"/>
      <w:r>
        <w:t>contar</w:t>
      </w:r>
      <w:proofErr w:type="spellEnd"/>
      <w:r>
        <w:t xml:space="preserve"> con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toda</w:t>
      </w:r>
      <w:proofErr w:type="spellEnd"/>
      <w:r>
        <w:t xml:space="preserve"> la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, </w:t>
      </w:r>
      <w:proofErr w:type="spellStart"/>
      <w:r>
        <w:t>optimizando</w:t>
      </w:r>
      <w:proofErr w:type="spellEnd"/>
      <w:r>
        <w:t xml:space="preserve"> la </w:t>
      </w:r>
      <w:proofErr w:type="spellStart"/>
      <w:r>
        <w:t>velocidad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>.</w:t>
      </w:r>
    </w:p>
    <w:p w14:paraId="277CFE0E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Seguridad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Encargado</w:t>
      </w:r>
      <w:proofErr w:type="spellEnd"/>
      <w:r>
        <w:t xml:space="preserve"> de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"hardcoded" y la </w:t>
      </w:r>
      <w:proofErr w:type="spellStart"/>
      <w:r>
        <w:t>generación</w:t>
      </w:r>
      <w:proofErr w:type="spellEnd"/>
      <w:r>
        <w:t>/</w:t>
      </w:r>
      <w:proofErr w:type="spellStart"/>
      <w:r>
        <w:t>verificación</w:t>
      </w:r>
      <w:proofErr w:type="spellEnd"/>
      <w:r>
        <w:t xml:space="preserve"> de tokens de </w:t>
      </w:r>
      <w:proofErr w:type="spellStart"/>
      <w:r>
        <w:t>sesión</w:t>
      </w:r>
      <w:proofErr w:type="spellEnd"/>
      <w:r>
        <w:t xml:space="preserve"> para </w:t>
      </w:r>
      <w:proofErr w:type="spellStart"/>
      <w:r>
        <w:t>proteger</w:t>
      </w:r>
      <w:proofErr w:type="spellEnd"/>
      <w:r>
        <w:t xml:space="preserve"> los puntos de entrada del </w:t>
      </w:r>
      <w:proofErr w:type="spellStart"/>
      <w:r>
        <w:t>servidor</w:t>
      </w:r>
      <w:proofErr w:type="spellEnd"/>
      <w:r>
        <w:t>.</w:t>
      </w:r>
    </w:p>
    <w:p w14:paraId="012B21C7" w14:textId="77777777" w:rsidR="00A64875" w:rsidRDefault="000D7AA2">
      <w:pPr>
        <w:spacing w:before="240" w:after="240"/>
      </w:pPr>
      <w:proofErr w:type="spellStart"/>
      <w:r>
        <w:rPr>
          <w:b/>
          <w:bCs/>
        </w:rPr>
        <w:t>Servicio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Conversiones</w:t>
      </w:r>
      <w:proofErr w:type="spellEnd"/>
      <w:r>
        <w:rPr>
          <w:b/>
          <w:bCs/>
        </w:rPr>
        <w:t>:</w:t>
      </w:r>
      <w:r>
        <w:t xml:space="preserve">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algoritmos</w:t>
      </w:r>
      <w:proofErr w:type="spellEnd"/>
      <w:r>
        <w:t xml:space="preserve"> y </w:t>
      </w:r>
      <w:proofErr w:type="spellStart"/>
      <w:r>
        <w:t>factores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para las magnitudes de </w:t>
      </w:r>
      <w:proofErr w:type="spellStart"/>
      <w:r>
        <w:t>longitud</w:t>
      </w:r>
      <w:proofErr w:type="spellEnd"/>
      <w:r>
        <w:t xml:space="preserve">, masa y </w:t>
      </w:r>
      <w:proofErr w:type="spellStart"/>
      <w:r>
        <w:t>temperatura</w:t>
      </w:r>
      <w:proofErr w:type="spellEnd"/>
      <w:r>
        <w:t xml:space="preserve">.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diseñado</w:t>
      </w:r>
      <w:proofErr w:type="spellEnd"/>
      <w:r>
        <w:t xml:space="preserve"> para ser </w:t>
      </w:r>
      <w:proofErr w:type="spellStart"/>
      <w:r>
        <w:t>escalable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añadir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sin </w:t>
      </w:r>
      <w:proofErr w:type="spellStart"/>
      <w:r>
        <w:t>afectar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principal.</w:t>
      </w:r>
    </w:p>
    <w:p w14:paraId="6EBB75BB" w14:textId="77777777" w:rsidR="00A64875" w:rsidRDefault="000D7AA2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36" w:name="_wwo2lfpw13yx" w:colFirst="0" w:colLast="0"/>
      <w:bookmarkEnd w:id="36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62176E29" wp14:editId="37EA09B7">
            <wp:extent cx="2209800" cy="695325"/>
            <wp:effectExtent l="0" t="0" r="0" b="0"/>
            <wp:docPr id="42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9800" cy="6953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8A067BE" w14:textId="77777777" w:rsidR="00A64875" w:rsidRDefault="000D7AA2">
      <w:pPr>
        <w:pStyle w:val="Ttulo4"/>
      </w:pPr>
      <w:bookmarkStart w:id="37" w:name="_rhw42eiwvp2b" w:colFirst="0" w:colLast="0"/>
      <w:bookmarkEnd w:id="37"/>
      <w:proofErr w:type="spellStart"/>
      <w:r>
        <w:t>Figura</w:t>
      </w:r>
      <w:proofErr w:type="spellEnd"/>
      <w:r>
        <w:t xml:space="preserve"> 17.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- </w:t>
      </w:r>
      <w:proofErr w:type="spellStart"/>
      <w:r>
        <w:t>servicios</w:t>
      </w:r>
      <w:proofErr w:type="spellEnd"/>
    </w:p>
    <w:p w14:paraId="64AED911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2CB8BD1D" w14:textId="2ECF6051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5.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ConversorLongitud</w:t>
      </w:r>
      <w:proofErr w:type="spellEnd"/>
      <w:r>
        <w:t xml:space="preserve"> </w:t>
      </w:r>
    </w:p>
    <w:tbl>
      <w:tblPr>
        <w:tblStyle w:val="a4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253F096" w14:textId="77777777">
        <w:tc>
          <w:tcPr>
            <w:tcW w:w="8494" w:type="dxa"/>
            <w:shd w:val="clear" w:color="auto" w:fill="D9D9D9"/>
          </w:tcPr>
          <w:p w14:paraId="463BDA4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.servicios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130A57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24976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1762D1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4509750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Soto</w:t>
            </w:r>
          </w:p>
          <w:p w14:paraId="16DA6D8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54A77B9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383C997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7D7FC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03F6741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double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0.0;</w:t>
            </w:r>
          </w:p>
          <w:p w14:paraId="20D105C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0DD67DB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unidadOrigen.toLowerCase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78A12B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unidadDestino.toLowerCase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).trim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5A1DD1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44F33A0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420634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Lleva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cualquier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 metros</w:t>
            </w:r>
          </w:p>
          <w:p w14:paraId="031AD16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36E1120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centimetros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</w:p>
          <w:p w14:paraId="737D385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/ 100.0; </w:t>
            </w:r>
          </w:p>
          <w:p w14:paraId="25E7290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break;</w:t>
            </w:r>
          </w:p>
          <w:p w14:paraId="301D35F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"metros":      </w:t>
            </w:r>
          </w:p>
          <w:p w14:paraId="6BAC822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valor;</w:t>
            </w:r>
          </w:p>
          <w:p w14:paraId="5409CCD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break;</w:t>
            </w:r>
          </w:p>
          <w:p w14:paraId="1704104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"pies":        </w:t>
            </w:r>
          </w:p>
          <w:p w14:paraId="11F121C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0.3048; </w:t>
            </w:r>
          </w:p>
          <w:p w14:paraId="6AAA7D2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break;</w:t>
            </w:r>
          </w:p>
          <w:p w14:paraId="2991210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yardas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         </w:t>
            </w:r>
          </w:p>
          <w:p w14:paraId="3FAD092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0.9144; </w:t>
            </w:r>
          </w:p>
          <w:p w14:paraId="6C44B71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break;</w:t>
            </w:r>
          </w:p>
          <w:p w14:paraId="2330E7B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millas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     </w:t>
            </w:r>
          </w:p>
          <w:p w14:paraId="263622C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1609.34; </w:t>
            </w:r>
          </w:p>
          <w:p w14:paraId="05E1418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break;</w:t>
            </w:r>
          </w:p>
          <w:p w14:paraId="2D9C91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 </w:t>
            </w:r>
          </w:p>
          <w:p w14:paraId="6A857A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1DC75B0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3FD221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Lleva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metros a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</w:p>
          <w:p w14:paraId="2110DB4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1EB97C0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centimetros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</w:p>
          <w:p w14:paraId="4CD8D43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100.0;</w:t>
            </w:r>
          </w:p>
          <w:p w14:paraId="3552257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"metros":      </w:t>
            </w:r>
          </w:p>
          <w:p w14:paraId="2B74E84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EFFCA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"pies":        </w:t>
            </w:r>
          </w:p>
          <w:p w14:paraId="760E40D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 xml:space="preserve">    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0.3048;</w:t>
            </w:r>
          </w:p>
          <w:p w14:paraId="1BDB09B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yardas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     </w:t>
            </w:r>
          </w:p>
          <w:p w14:paraId="3D11A5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0.9144;</w:t>
            </w:r>
          </w:p>
          <w:p w14:paraId="690133A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millas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     </w:t>
            </w:r>
          </w:p>
          <w:p w14:paraId="6E2866B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1609.34;</w:t>
            </w:r>
          </w:p>
          <w:p w14:paraId="1EF93F6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</w:t>
            </w:r>
          </w:p>
          <w:p w14:paraId="5B02A3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0F48E3C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e) {</w:t>
            </w:r>
          </w:p>
          <w:p w14:paraId="7A5688A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-999999.500; //error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calculo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64C46B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5E6452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49AB792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79418A66" w14:textId="77777777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6.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ConversorMasa</w:t>
      </w:r>
      <w:proofErr w:type="spellEnd"/>
    </w:p>
    <w:tbl>
      <w:tblPr>
        <w:tblStyle w:val="a5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485AEE1" w14:textId="77777777">
        <w:tc>
          <w:tcPr>
            <w:tcW w:w="8494" w:type="dxa"/>
            <w:shd w:val="clear" w:color="auto" w:fill="D9D9D9"/>
          </w:tcPr>
          <w:p w14:paraId="6267581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.servicios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1AAB5D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D0E79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2F5A19D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2E9F5F6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Soto</w:t>
            </w:r>
          </w:p>
          <w:p w14:paraId="331B88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4248A6F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78397BD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051A0F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69992F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double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0.0;</w:t>
            </w:r>
          </w:p>
          <w:p w14:paraId="2CA859D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unidadOrigen.toLowerCase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518B387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unidadDestino.toLowerCase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6502F3C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3D4E96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0AF710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Lleva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cualquier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 kg</w:t>
            </w:r>
          </w:p>
          <w:p w14:paraId="43451F7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4DD5F10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/ 1000.0; break;</w:t>
            </w:r>
          </w:p>
          <w:p w14:paraId="238D561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kilogramos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valor; break;</w:t>
            </w:r>
          </w:p>
          <w:p w14:paraId="002D80F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onzas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0.0283495; break;</w:t>
            </w:r>
          </w:p>
          <w:p w14:paraId="6CB827F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"libras":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0.453592; break;</w:t>
            </w:r>
          </w:p>
          <w:p w14:paraId="6FE2121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quintales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(valor * 100.0) * 0.453592; break; </w:t>
            </w:r>
          </w:p>
          <w:p w14:paraId="4EDCB8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error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existente</w:t>
            </w:r>
            <w:proofErr w:type="spellEnd"/>
          </w:p>
          <w:p w14:paraId="04A580D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5C4D8B1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5DD749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//De kg a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</w:p>
          <w:p w14:paraId="3BCE245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E54D78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1000.0;</w:t>
            </w:r>
          </w:p>
          <w:p w14:paraId="47DD19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kilogramos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81BC9F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onzas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0.0283495;</w:t>
            </w:r>
          </w:p>
          <w:p w14:paraId="2D1FAA7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"libras":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0.453592;</w:t>
            </w:r>
          </w:p>
          <w:p w14:paraId="32DACD9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quintales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return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valorEnKilos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/ 0.453592) / 100.0;</w:t>
            </w:r>
          </w:p>
          <w:p w14:paraId="0F0D6B6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codigo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existente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10DE109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322EE68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e) {</w:t>
            </w:r>
          </w:p>
          <w:p w14:paraId="4C4E2D3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-999999.500; //error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calculo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6E2A94D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29BE1F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1391BB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66EA45D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5792D7E9" w14:textId="77777777" w:rsidR="00A64875" w:rsidRDefault="000D7AA2">
      <w:pPr>
        <w:pStyle w:val="Ttulo5"/>
      </w:pPr>
      <w:bookmarkStart w:id="38" w:name="_b6a9aa80midt" w:colFirst="0" w:colLast="0"/>
      <w:bookmarkEnd w:id="38"/>
      <w:proofErr w:type="spellStart"/>
      <w:r>
        <w:lastRenderedPageBreak/>
        <w:t>Tabla</w:t>
      </w:r>
      <w:proofErr w:type="spellEnd"/>
      <w:r>
        <w:t xml:space="preserve"> 7.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ConversorTemperatura</w:t>
      </w:r>
      <w:proofErr w:type="spellEnd"/>
    </w:p>
    <w:tbl>
      <w:tblPr>
        <w:tblStyle w:val="a6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449D50B" w14:textId="77777777">
        <w:tc>
          <w:tcPr>
            <w:tcW w:w="8494" w:type="dxa"/>
            <w:shd w:val="clear" w:color="auto" w:fill="D9D9D9"/>
          </w:tcPr>
          <w:p w14:paraId="3771EE3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.servicios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8CDB03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5EF0D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6EED30F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1C7C62B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Soto</w:t>
            </w:r>
          </w:p>
          <w:p w14:paraId="6AE3475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2C33C38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58E192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0BEEF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double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0.0;</w:t>
            </w:r>
          </w:p>
          <w:p w14:paraId="17E9882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opcionOrigen.toLowerCase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751929F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opcionDestino.toLowerCase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616BD4D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00D18D3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0223E8B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Lleva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cualquier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celsius</w:t>
            </w:r>
            <w:proofErr w:type="spellEnd"/>
          </w:p>
          <w:p w14:paraId="36A2F3D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247087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fahrenheit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(valor - 32) * 5.0 / 9.0; break;</w:t>
            </w:r>
          </w:p>
          <w:p w14:paraId="0C100FE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"kelvin":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- 273.15; break;</w:t>
            </w:r>
          </w:p>
          <w:p w14:paraId="5F3E86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valor; break;</w:t>
            </w:r>
          </w:p>
          <w:p w14:paraId="7CCC126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"newton":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100.0 / 33.0; break;</w:t>
            </w:r>
          </w:p>
          <w:p w14:paraId="3BEB22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reaumur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valor * 5.0 / 4.0; break;</w:t>
            </w:r>
          </w:p>
          <w:p w14:paraId="46A4136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 </w:t>
            </w:r>
          </w:p>
          <w:p w14:paraId="1F884D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4B100D1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1D417A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Lleva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</w:p>
          <w:p w14:paraId="009C671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0B2CB0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fahrenheit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 return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9.0 / 5.0) + 32;</w:t>
            </w:r>
          </w:p>
          <w:p w14:paraId="4C80FC5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"kelvin":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+ 273.15;</w:t>
            </w:r>
          </w:p>
          <w:p w14:paraId="0B5C56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0750EB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"newton":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33.0 / 100.0;</w:t>
            </w:r>
          </w:p>
          <w:p w14:paraId="55C1AE2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reaumur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":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valorEnCelsius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4.0 / 5.0;</w:t>
            </w:r>
          </w:p>
          <w:p w14:paraId="0244341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default: return -999999.404;</w:t>
            </w:r>
          </w:p>
          <w:p w14:paraId="0D8F293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482D6B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}catch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(Exception e) {</w:t>
            </w:r>
          </w:p>
          <w:p w14:paraId="118FED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 xml:space="preserve">            return -999999.500; //error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calculo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</w:p>
          <w:p w14:paraId="598F920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3E184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DAA2B3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4F7EF9EF" w14:textId="77777777" w:rsidR="00A64875" w:rsidRDefault="00A64875">
      <w:pPr>
        <w:keepNext/>
        <w:pBdr>
          <w:top w:val="nil"/>
          <w:left w:val="nil"/>
          <w:bottom w:val="nil"/>
          <w:right w:val="nil"/>
          <w:between w:val="nil"/>
        </w:pBdr>
        <w:spacing w:line="240" w:lineRule="auto"/>
      </w:pPr>
      <w:bookmarkStart w:id="39" w:name="_bc94b3siixpn" w:colFirst="0" w:colLast="0"/>
      <w:bookmarkEnd w:id="39"/>
    </w:p>
    <w:p w14:paraId="46D05163" w14:textId="77777777" w:rsidR="00735E2A" w:rsidRDefault="00735E2A">
      <w:pPr>
        <w:pStyle w:val="Ttulo2"/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  <w:bookmarkStart w:id="40" w:name="_kydtc4osq1ys" w:colFirst="0" w:colLast="0"/>
      <w:bookmarkEnd w:id="40"/>
    </w:p>
    <w:p w14:paraId="5547383D" w14:textId="22CA529F" w:rsidR="00A64875" w:rsidRDefault="000D7AA2">
      <w:pPr>
        <w:pStyle w:val="Ttulo2"/>
      </w:pPr>
      <w:r>
        <w:lastRenderedPageBreak/>
        <w:t>PRUEBAS DE LOS SERVICIOS</w:t>
      </w:r>
    </w:p>
    <w:p w14:paraId="28456403" w14:textId="77777777" w:rsidR="00A64875" w:rsidRDefault="000D7AA2" w:rsidP="00735E2A">
      <w:pPr>
        <w:spacing w:before="0" w:after="0" w:line="240" w:lineRule="auto"/>
      </w:pPr>
      <w:r>
        <w:t xml:space="preserve">Al </w:t>
      </w:r>
      <w:proofErr w:type="spellStart"/>
      <w:r>
        <w:t>trabajar</w:t>
      </w:r>
      <w:proofErr w:type="spellEnd"/>
      <w:r>
        <w:t xml:space="preserve"> con una arquitectura </w:t>
      </w:r>
      <w:proofErr w:type="spellStart"/>
      <w:r>
        <w:t>basada</w:t>
      </w:r>
      <w:proofErr w:type="spellEnd"/>
      <w:r>
        <w:t xml:space="preserve"> en SOAP, la </w:t>
      </w:r>
      <w:proofErr w:type="spellStart"/>
      <w:r>
        <w:t>validación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en </w:t>
      </w:r>
      <w:proofErr w:type="spellStart"/>
      <w:r>
        <w:t>línea</w:t>
      </w:r>
      <w:proofErr w:type="spellEnd"/>
      <w:r>
        <w:t xml:space="preserve"> y operando </w:t>
      </w:r>
      <w:proofErr w:type="spellStart"/>
      <w:r>
        <w:t>correctamente</w:t>
      </w:r>
      <w:proofErr w:type="spellEnd"/>
      <w:r>
        <w:t xml:space="preserve"> se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verificando</w:t>
      </w:r>
      <w:proofErr w:type="spellEnd"/>
      <w:r>
        <w:t xml:space="preserve"> la </w:t>
      </w:r>
      <w:proofErr w:type="spellStart"/>
      <w:r>
        <w:t>generación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WSDL (Web Services Description Language). Este </w:t>
      </w:r>
      <w:proofErr w:type="spellStart"/>
      <w:r>
        <w:t>documento</w:t>
      </w:r>
      <w:proofErr w:type="spellEnd"/>
      <w:r>
        <w:t xml:space="preserve"> en </w:t>
      </w:r>
      <w:proofErr w:type="spellStart"/>
      <w:r>
        <w:t>formato</w:t>
      </w:r>
      <w:proofErr w:type="spellEnd"/>
      <w:r>
        <w:t xml:space="preserve"> XML es </w:t>
      </w:r>
      <w:proofErr w:type="spellStart"/>
      <w:r>
        <w:t>generado</w:t>
      </w:r>
      <w:proofErr w:type="spellEnd"/>
      <w:r>
        <w:t xml:space="preserve"> </w:t>
      </w:r>
      <w:proofErr w:type="spellStart"/>
      <w:r>
        <w:t>automáticamente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 y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de comunicación que los </w:t>
      </w:r>
      <w:proofErr w:type="spellStart"/>
      <w:r>
        <w:t>clientes</w:t>
      </w:r>
      <w:proofErr w:type="spellEnd"/>
      <w:r>
        <w:t xml:space="preserve"> </w:t>
      </w:r>
      <w:proofErr w:type="spellStart"/>
      <w:r>
        <w:t>deberán</w:t>
      </w:r>
      <w:proofErr w:type="spellEnd"/>
      <w:r>
        <w:t xml:space="preserve"> </w:t>
      </w:r>
      <w:proofErr w:type="spellStart"/>
      <w:r>
        <w:t>consumir</w:t>
      </w:r>
      <w:proofErr w:type="spellEnd"/>
      <w:r>
        <w:t>.</w:t>
      </w:r>
    </w:p>
    <w:p w14:paraId="091A977E" w14:textId="77777777" w:rsidR="00A64875" w:rsidRDefault="000D7AA2" w:rsidP="00735E2A">
      <w:pPr>
        <w:spacing w:before="0" w:after="0" w:line="240" w:lineRule="auto"/>
      </w:pPr>
      <w:proofErr w:type="spellStart"/>
      <w:r>
        <w:t>Analizando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expone</w:t>
      </w:r>
      <w:proofErr w:type="spellEnd"/>
      <w:r>
        <w:t xml:space="preserve">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servicios</w:t>
      </w:r>
      <w:proofErr w:type="spellEnd"/>
      <w:r>
        <w:t xml:space="preserve"> web </w:t>
      </w:r>
      <w:proofErr w:type="spellStart"/>
      <w:r>
        <w:t>principales</w:t>
      </w:r>
      <w:proofErr w:type="spellEnd"/>
      <w:r>
        <w:t xml:space="preserve"> (Endpoints) </w:t>
      </w:r>
      <w:proofErr w:type="spellStart"/>
      <w:r>
        <w:t>utilizando</w:t>
      </w:r>
      <w:proofErr w:type="spellEnd"/>
      <w:r>
        <w:t xml:space="preserve"> la </w:t>
      </w:r>
      <w:proofErr w:type="spellStart"/>
      <w:r>
        <w:t>especificación</w:t>
      </w:r>
      <w:proofErr w:type="spellEnd"/>
      <w:r>
        <w:t xml:space="preserve"> JAX-WS:</w:t>
      </w:r>
    </w:p>
    <w:p w14:paraId="5C326C6D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WSLogin</w:t>
      </w:r>
      <w:proofErr w:type="spellEnd"/>
      <w:r>
        <w:t xml:space="preserve">: Punto de entrada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módulo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. </w:t>
      </w:r>
      <w:proofErr w:type="spellStart"/>
      <w:r>
        <w:t>Recibe</w:t>
      </w:r>
      <w:proofErr w:type="spellEnd"/>
      <w:r>
        <w:t xml:space="preserve"> la </w:t>
      </w:r>
      <w:proofErr w:type="spellStart"/>
      <w:r>
        <w:t>petición</w:t>
      </w:r>
      <w:proofErr w:type="spellEnd"/>
      <w:r>
        <w:t xml:space="preserve"> del </w:t>
      </w:r>
      <w:proofErr w:type="spellStart"/>
      <w:r>
        <w:t>cliente</w:t>
      </w:r>
      <w:proofErr w:type="spellEnd"/>
      <w:r>
        <w:t xml:space="preserve"> y </w:t>
      </w:r>
      <w:proofErr w:type="spellStart"/>
      <w:r>
        <w:t>procesa</w:t>
      </w:r>
      <w:proofErr w:type="spellEnd"/>
      <w:r>
        <w:t xml:space="preserve"> la </w:t>
      </w:r>
      <w:proofErr w:type="spellStart"/>
      <w:r>
        <w:t>validación</w:t>
      </w:r>
      <w:proofErr w:type="spellEnd"/>
      <w:r>
        <w:t xml:space="preserve"> de </w:t>
      </w:r>
      <w:proofErr w:type="spellStart"/>
      <w:r>
        <w:t>credenciales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o </w:t>
      </w:r>
      <w:proofErr w:type="spellStart"/>
      <w:r>
        <w:t>denegar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acceso</w:t>
      </w:r>
      <w:proofErr w:type="spellEnd"/>
      <w:r>
        <w:t xml:space="preserve"> a las </w:t>
      </w:r>
      <w:proofErr w:type="spellStart"/>
      <w:r>
        <w:t>funciones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15767F85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WSLongitud</w:t>
      </w:r>
      <w:proofErr w:type="spellEnd"/>
      <w:r>
        <w:t xml:space="preserve">: </w:t>
      </w:r>
      <w:proofErr w:type="spellStart"/>
      <w:r>
        <w:t>Expone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para las </w:t>
      </w:r>
      <w:proofErr w:type="spellStart"/>
      <w:r>
        <w:t>conversiones</w:t>
      </w:r>
      <w:proofErr w:type="spellEnd"/>
      <w:r>
        <w:t xml:space="preserve"> de </w:t>
      </w:r>
      <w:proofErr w:type="spellStart"/>
      <w:r>
        <w:t>medidas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</w:t>
      </w:r>
      <w:proofErr w:type="spellStart"/>
      <w:r>
        <w:t>soportadas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(</w:t>
      </w:r>
      <w:proofErr w:type="spellStart"/>
      <w:r>
        <w:t>centímetros</w:t>
      </w:r>
      <w:proofErr w:type="spellEnd"/>
      <w:r>
        <w:t xml:space="preserve">, metros, pies, </w:t>
      </w:r>
      <w:proofErr w:type="spellStart"/>
      <w:r>
        <w:t>yardas</w:t>
      </w:r>
      <w:proofErr w:type="spellEnd"/>
      <w:r>
        <w:t xml:space="preserve"> y </w:t>
      </w:r>
      <w:proofErr w:type="spellStart"/>
      <w:r>
        <w:t>millas</w:t>
      </w:r>
      <w:proofErr w:type="spellEnd"/>
      <w:r>
        <w:t>).</w:t>
      </w:r>
    </w:p>
    <w:p w14:paraId="7E06D6B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WSMasa</w:t>
      </w:r>
      <w:proofErr w:type="spellEnd"/>
      <w:r>
        <w:t xml:space="preserve">: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y </w:t>
      </w:r>
      <w:proofErr w:type="spellStart"/>
      <w:r>
        <w:t>retornar</w:t>
      </w:r>
      <w:proofErr w:type="spellEnd"/>
      <w:r>
        <w:t xml:space="preserve"> las </w:t>
      </w:r>
      <w:proofErr w:type="spellStart"/>
      <w:r>
        <w:t>transformaciones</w:t>
      </w:r>
      <w:proofErr w:type="spellEnd"/>
      <w:r>
        <w:t xml:space="preserve"> entre las </w:t>
      </w:r>
      <w:proofErr w:type="spellStart"/>
      <w:r>
        <w:t>distintas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de masa (</w:t>
      </w:r>
      <w:proofErr w:type="spellStart"/>
      <w:r>
        <w:t>gramos</w:t>
      </w:r>
      <w:proofErr w:type="spellEnd"/>
      <w:r>
        <w:t xml:space="preserve">, </w:t>
      </w:r>
      <w:proofErr w:type="spellStart"/>
      <w:r>
        <w:t>kilogramos</w:t>
      </w:r>
      <w:proofErr w:type="spellEnd"/>
      <w:r>
        <w:t xml:space="preserve">, </w:t>
      </w:r>
      <w:proofErr w:type="spellStart"/>
      <w:r>
        <w:t>onzas</w:t>
      </w:r>
      <w:proofErr w:type="spellEnd"/>
      <w:r>
        <w:t xml:space="preserve">, libras y </w:t>
      </w:r>
      <w:proofErr w:type="spellStart"/>
      <w:r>
        <w:t>quintales</w:t>
      </w:r>
      <w:proofErr w:type="spellEnd"/>
      <w:r>
        <w:t>).</w:t>
      </w:r>
    </w:p>
    <w:p w14:paraId="67677282" w14:textId="77777777" w:rsidR="00A64875" w:rsidRDefault="000D7AA2" w:rsidP="00735E2A">
      <w:pPr>
        <w:numPr>
          <w:ilvl w:val="0"/>
          <w:numId w:val="1"/>
        </w:numPr>
        <w:spacing w:before="0" w:after="0" w:line="240" w:lineRule="auto"/>
      </w:pPr>
      <w:proofErr w:type="spellStart"/>
      <w:r>
        <w:t>WSTemperatura</w:t>
      </w:r>
      <w:proofErr w:type="spellEnd"/>
      <w:r>
        <w:t xml:space="preserve">: </w:t>
      </w:r>
      <w:proofErr w:type="spellStart"/>
      <w:r>
        <w:t>Maneja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referentes</w:t>
      </w:r>
      <w:proofErr w:type="spellEnd"/>
      <w:r>
        <w:t xml:space="preserve"> a las </w:t>
      </w:r>
      <w:proofErr w:type="spellStart"/>
      <w:r>
        <w:t>variaciones</w:t>
      </w:r>
      <w:proofErr w:type="spellEnd"/>
      <w:r>
        <w:t xml:space="preserve"> </w:t>
      </w:r>
      <w:proofErr w:type="spellStart"/>
      <w:r>
        <w:t>térmicas</w:t>
      </w:r>
      <w:proofErr w:type="spellEnd"/>
      <w:r>
        <w:t xml:space="preserve">, </w:t>
      </w:r>
      <w:proofErr w:type="spellStart"/>
      <w:r>
        <w:t>permitiendo</w:t>
      </w:r>
      <w:proofErr w:type="spellEnd"/>
      <w:r>
        <w:t xml:space="preserve"> </w:t>
      </w:r>
      <w:proofErr w:type="spellStart"/>
      <w:r>
        <w:t>convertir</w:t>
      </w:r>
      <w:proofErr w:type="spellEnd"/>
      <w:r>
        <w:t xml:space="preserve"> entre Fahrenheit, Kelvin, Celsius, Newton y </w:t>
      </w:r>
      <w:proofErr w:type="spellStart"/>
      <w:r>
        <w:t>Réaumur</w:t>
      </w:r>
      <w:proofErr w:type="spellEnd"/>
      <w:r>
        <w:t>.</w:t>
      </w:r>
    </w:p>
    <w:p w14:paraId="06A0CB35" w14:textId="77777777" w:rsidR="00A64875" w:rsidRDefault="000D7AA2" w:rsidP="00735E2A">
      <w:pPr>
        <w:spacing w:before="0" w:after="0" w:line="240" w:lineRule="auto"/>
      </w:pPr>
      <w:r>
        <w:t xml:space="preserve">Para </w:t>
      </w:r>
      <w:proofErr w:type="spellStart"/>
      <w:r>
        <w:t>probar</w:t>
      </w:r>
      <w:proofErr w:type="spellEnd"/>
      <w:r>
        <w:t xml:space="preserve"> la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exposición</w:t>
      </w:r>
      <w:proofErr w:type="spellEnd"/>
      <w:r>
        <w:t xml:space="preserve"> de los </w:t>
      </w:r>
      <w:proofErr w:type="spellStart"/>
      <w:r>
        <w:t>métodos</w:t>
      </w:r>
      <w:proofErr w:type="spellEnd"/>
      <w:r>
        <w:t xml:space="preserve">, se </w:t>
      </w:r>
      <w:proofErr w:type="spellStart"/>
      <w:r>
        <w:t>utilizó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de </w:t>
      </w:r>
      <w:proofErr w:type="spellStart"/>
      <w:r>
        <w:t>prueba</w:t>
      </w:r>
      <w:proofErr w:type="spellEnd"/>
      <w:r>
        <w:t xml:space="preserve"> de Web Services de NetBeans, la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despliega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archivo</w:t>
      </w:r>
      <w:proofErr w:type="spellEnd"/>
      <w:r>
        <w:t xml:space="preserve"> WSDL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>.</w:t>
      </w:r>
    </w:p>
    <w:p w14:paraId="61A06BE5" w14:textId="77777777" w:rsidR="00A64875" w:rsidRDefault="000D7AA2">
      <w:r>
        <w:rPr>
          <w:noProof/>
        </w:rPr>
        <w:drawing>
          <wp:inline distT="114300" distB="114300" distL="114300" distR="114300" wp14:anchorId="28837DC2" wp14:editId="577C51DE">
            <wp:extent cx="4544378" cy="1578911"/>
            <wp:effectExtent l="0" t="0" r="0" b="0"/>
            <wp:docPr id="63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4378" cy="15789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582082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18. </w:t>
      </w:r>
      <w:proofErr w:type="spellStart"/>
      <w:r>
        <w:t>Archivo</w:t>
      </w:r>
      <w:proofErr w:type="spellEnd"/>
      <w:r>
        <w:t xml:space="preserve"> WSDL </w:t>
      </w:r>
      <w:proofErr w:type="spellStart"/>
      <w:r>
        <w:t>generado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 </w:t>
      </w:r>
      <w:proofErr w:type="spellStart"/>
      <w:r>
        <w:t>detallando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esquema</w:t>
      </w:r>
      <w:proofErr w:type="spellEnd"/>
      <w:r>
        <w:t xml:space="preserve"> XML de los endpoints.</w:t>
      </w:r>
    </w:p>
    <w:p w14:paraId="69E3FFC7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41" w:name="_za6mirwyhgzz" w:colFirst="0" w:colLast="0"/>
      <w:bookmarkEnd w:id="41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575D9C0C" wp14:editId="3D384F80">
            <wp:extent cx="2849400" cy="2075897"/>
            <wp:effectExtent l="0" t="0" r="0" b="0"/>
            <wp:docPr id="64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49400" cy="207589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AD86C5A" w14:textId="77777777" w:rsidR="00A64875" w:rsidRDefault="000D7AA2">
      <w:pPr>
        <w:pStyle w:val="Ttulo4"/>
      </w:pPr>
      <w:proofErr w:type="spellStart"/>
      <w:r>
        <w:lastRenderedPageBreak/>
        <w:t>Figura</w:t>
      </w:r>
      <w:proofErr w:type="spellEnd"/>
      <w:r>
        <w:t xml:space="preserve"> 19. </w:t>
      </w:r>
      <w:proofErr w:type="spellStart"/>
      <w:r>
        <w:t>Prueba</w:t>
      </w:r>
      <w:proofErr w:type="spellEnd"/>
      <w:r>
        <w:t xml:space="preserve"> 1: Login.</w:t>
      </w:r>
    </w:p>
    <w:p w14:paraId="0BC1AA97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42" w:name="_dwwvpfsulqez" w:colFirst="0" w:colLast="0"/>
      <w:bookmarkEnd w:id="42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344EC4DB" wp14:editId="4CE2D9DA">
            <wp:extent cx="2868450" cy="2377683"/>
            <wp:effectExtent l="0" t="0" r="0" b="0"/>
            <wp:docPr id="36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237768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BA19E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20. </w:t>
      </w:r>
      <w:proofErr w:type="spellStart"/>
      <w:r>
        <w:t>Prueba</w:t>
      </w:r>
      <w:proofErr w:type="spellEnd"/>
      <w:r>
        <w:t xml:space="preserve"> 2: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>.</w:t>
      </w:r>
    </w:p>
    <w:p w14:paraId="41818658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43" w:name="_x916l42kj9uv" w:colFirst="0" w:colLast="0"/>
      <w:bookmarkEnd w:id="43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35CC674C" wp14:editId="7DA3A60C">
            <wp:extent cx="3011325" cy="2571716"/>
            <wp:effectExtent l="0" t="0" r="0" b="0"/>
            <wp:docPr id="52" name="image4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6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1325" cy="257171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0BB15E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21. </w:t>
      </w:r>
      <w:proofErr w:type="spellStart"/>
      <w:r>
        <w:t>Prueba</w:t>
      </w:r>
      <w:proofErr w:type="spellEnd"/>
      <w:r>
        <w:t xml:space="preserve"> 3: </w:t>
      </w:r>
      <w:proofErr w:type="spellStart"/>
      <w:r>
        <w:t>Conversor</w:t>
      </w:r>
      <w:proofErr w:type="spellEnd"/>
      <w:r>
        <w:t xml:space="preserve"> de masa.</w:t>
      </w:r>
    </w:p>
    <w:p w14:paraId="58A01CFE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44" w:name="_16dxss4y9y1x" w:colFirst="0" w:colLast="0"/>
      <w:bookmarkEnd w:id="44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0A261997" wp14:editId="72B079D0">
            <wp:extent cx="3063713" cy="2450970"/>
            <wp:effectExtent l="0" t="0" r="0" b="0"/>
            <wp:docPr id="34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63713" cy="2450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851ECF" w14:textId="77777777" w:rsidR="00A64875" w:rsidRDefault="000D7AA2">
      <w:pPr>
        <w:pStyle w:val="Ttulo4"/>
      </w:pPr>
      <w:bookmarkStart w:id="45" w:name="_l4eopcxc77jb" w:colFirst="0" w:colLast="0"/>
      <w:bookmarkEnd w:id="45"/>
      <w:proofErr w:type="spellStart"/>
      <w:r>
        <w:lastRenderedPageBreak/>
        <w:t>Figura</w:t>
      </w:r>
      <w:proofErr w:type="spellEnd"/>
      <w:r>
        <w:t xml:space="preserve"> 22. </w:t>
      </w:r>
      <w:proofErr w:type="spellStart"/>
      <w:r>
        <w:t>Prueba</w:t>
      </w:r>
      <w:proofErr w:type="spellEnd"/>
      <w:r>
        <w:t xml:space="preserve"> 4: </w:t>
      </w:r>
      <w:proofErr w:type="spellStart"/>
      <w:r>
        <w:t>Conversor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>.</w:t>
      </w:r>
    </w:p>
    <w:p w14:paraId="3AFB9935" w14:textId="77777777" w:rsidR="00A64875" w:rsidRDefault="000D7AA2">
      <w:pPr>
        <w:pStyle w:val="Ttulo1"/>
        <w:rPr>
          <w:u w:val="single"/>
        </w:rPr>
      </w:pPr>
      <w:r>
        <w:t>CODIFICACIÓN DE LOS CLIENTES</w:t>
      </w:r>
    </w:p>
    <w:p w14:paraId="61314DF5" w14:textId="77777777" w:rsidR="00A64875" w:rsidRDefault="000D7AA2">
      <w:pPr>
        <w:pStyle w:val="Ttulo2"/>
      </w:pPr>
      <w:bookmarkStart w:id="46" w:name="_pb2bgcy42goj" w:colFirst="0" w:colLast="0"/>
      <w:bookmarkEnd w:id="46"/>
      <w:r>
        <w:t>CLIENTE CONSOLA</w:t>
      </w:r>
    </w:p>
    <w:p w14:paraId="3B88A9B0" w14:textId="77777777" w:rsidR="00A64875" w:rsidRDefault="000D7AA2">
      <w:pPr>
        <w:pStyle w:val="Ttulo3"/>
      </w:pPr>
      <w:bookmarkStart w:id="47" w:name="_ovyihp7hnlu7" w:colFirst="0" w:colLast="0"/>
      <w:bookmarkEnd w:id="47"/>
      <w:r>
        <w:t>CREACIÓN DEL PROYECTO</w:t>
      </w:r>
    </w:p>
    <w:p w14:paraId="04E29E2E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</w:t>
      </w:r>
      <w:proofErr w:type="spellStart"/>
      <w:r>
        <w:t>usando</w:t>
      </w:r>
      <w:proofErr w:type="spellEnd"/>
      <w:r>
        <w:t xml:space="preserve"> NetBeans </w:t>
      </w:r>
      <w:proofErr w:type="spellStart"/>
      <w:r>
        <w:t>seleccionando</w:t>
      </w:r>
      <w:proofErr w:type="spellEnd"/>
      <w:r>
        <w:t xml:space="preserve"> ‘Nuevo Proyecto’, ‘Java with Maven’ y ‘Java Application’. </w:t>
      </w:r>
    </w:p>
    <w:p w14:paraId="04DB0B01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773E1719" wp14:editId="240901B6">
            <wp:extent cx="4144328" cy="2828668"/>
            <wp:effectExtent l="0" t="0" r="0" b="0"/>
            <wp:docPr id="65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44328" cy="28286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41D2FE" w14:textId="77777777" w:rsidR="00A64875" w:rsidRDefault="000D7AA2">
      <w:pPr>
        <w:pStyle w:val="Ttulo4"/>
      </w:pPr>
      <w:bookmarkStart w:id="48" w:name="_d9psatiifkxw" w:colFirst="0" w:colLast="0"/>
      <w:bookmarkEnd w:id="48"/>
      <w:proofErr w:type="spellStart"/>
      <w:r>
        <w:t>Figura</w:t>
      </w:r>
      <w:proofErr w:type="spellEnd"/>
      <w:r>
        <w:t xml:space="preserve"> 23. </w:t>
      </w:r>
      <w:proofErr w:type="spellStart"/>
      <w:r>
        <w:t>Creación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2484BDE" w14:textId="77777777" w:rsidR="00A64875" w:rsidRDefault="000D7AA2">
      <w:r>
        <w:t xml:space="preserve">En </w:t>
      </w:r>
      <w:proofErr w:type="spellStart"/>
      <w:r>
        <w:t>este</w:t>
      </w:r>
      <w:proofErr w:type="spellEnd"/>
      <w:r>
        <w:t xml:space="preserve"> paso se define </w:t>
      </w:r>
      <w:proofErr w:type="spellStart"/>
      <w:r>
        <w:t>el</w:t>
      </w:r>
      <w:proofErr w:type="spellEnd"/>
      <w:r>
        <w:t xml:space="preserve"> </w:t>
      </w:r>
      <w:proofErr w:type="spellStart"/>
      <w:r>
        <w:t>nombre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y la </w:t>
      </w:r>
      <w:proofErr w:type="spellStart"/>
      <w:r>
        <w:t>ubicación</w:t>
      </w:r>
      <w:proofErr w:type="spellEnd"/>
      <w:r>
        <w:t>.</w:t>
      </w:r>
    </w:p>
    <w:p w14:paraId="7A934535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08935EB0" wp14:editId="18A448ED">
            <wp:extent cx="4201478" cy="2845445"/>
            <wp:effectExtent l="0" t="0" r="0" b="0"/>
            <wp:docPr id="66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1478" cy="28454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D2FFFB" w14:textId="77777777" w:rsidR="00A64875" w:rsidRDefault="000D7AA2">
      <w:pPr>
        <w:pStyle w:val="Ttulo4"/>
      </w:pPr>
      <w:bookmarkStart w:id="49" w:name="_kz7xkxcjzhez" w:colFirst="0" w:colLast="0"/>
      <w:bookmarkEnd w:id="49"/>
      <w:proofErr w:type="spellStart"/>
      <w:r>
        <w:t>Figura</w:t>
      </w:r>
      <w:proofErr w:type="spellEnd"/>
      <w:r>
        <w:t xml:space="preserve"> 24.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7FB33897" w14:textId="77777777" w:rsidR="00A64875" w:rsidRDefault="000D7AA2">
      <w:pPr>
        <w:pStyle w:val="Ttulo3"/>
      </w:pPr>
      <w:bookmarkStart w:id="50" w:name="_zd5b6ud454m9" w:colFirst="0" w:colLast="0"/>
      <w:bookmarkEnd w:id="50"/>
      <w:r>
        <w:t>ESTRUCTURA DEL PROYECTO</w:t>
      </w:r>
    </w:p>
    <w:p w14:paraId="198EF52A" w14:textId="77777777" w:rsidR="00A64875" w:rsidRDefault="000D7AA2">
      <w:r>
        <w:t xml:space="preserve">Una </w:t>
      </w:r>
      <w:proofErr w:type="spellStart"/>
      <w:r>
        <w:t>vez</w:t>
      </w:r>
      <w:proofErr w:type="spellEnd"/>
      <w:r>
        <w:t xml:space="preserve"> </w:t>
      </w:r>
      <w:proofErr w:type="spellStart"/>
      <w:r>
        <w:t>creado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de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basada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patrón MVC</w:t>
      </w:r>
    </w:p>
    <w:p w14:paraId="1C600CEC" w14:textId="77777777" w:rsidR="00A64875" w:rsidRDefault="000D7AA2">
      <w:pPr>
        <w:keepNext/>
        <w:spacing w:after="0"/>
        <w:jc w:val="center"/>
      </w:pPr>
      <w:r>
        <w:rPr>
          <w:i/>
          <w:iCs/>
          <w:noProof/>
        </w:rPr>
        <w:drawing>
          <wp:inline distT="114300" distB="114300" distL="114300" distR="114300" wp14:anchorId="718E6E68" wp14:editId="002E8279">
            <wp:extent cx="3476625" cy="1905000"/>
            <wp:effectExtent l="0" t="0" r="0" b="0"/>
            <wp:docPr id="67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76625" cy="1905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DC8A35" w14:textId="77777777" w:rsidR="00A64875" w:rsidRDefault="000D7AA2">
      <w:pPr>
        <w:pStyle w:val="Ttulo4"/>
      </w:pPr>
      <w:bookmarkStart w:id="51" w:name="_vghvi9oqafx6" w:colFirst="0" w:colLast="0"/>
      <w:bookmarkEnd w:id="51"/>
      <w:proofErr w:type="spellStart"/>
      <w:r>
        <w:t>Figura</w:t>
      </w:r>
      <w:proofErr w:type="spellEnd"/>
      <w:r>
        <w:t xml:space="preserve"> 25.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46AEF03D" w14:textId="77777777" w:rsidR="00A64875" w:rsidRDefault="000D7AA2">
      <w:pPr>
        <w:pStyle w:val="Ttulo2"/>
      </w:pPr>
      <w:bookmarkStart w:id="52" w:name="_ssisiliqa5op" w:colFirst="0" w:colLast="0"/>
      <w:bookmarkEnd w:id="52"/>
      <w:r>
        <w:t>CODIFICACIÓN DEL PROYECTO CLIENTE CONSOLA</w:t>
      </w:r>
    </w:p>
    <w:p w14:paraId="40433DF6" w14:textId="77777777" w:rsidR="00A64875" w:rsidRDefault="000D7AA2">
      <w:pPr>
        <w:pStyle w:val="Ttulo3"/>
      </w:pPr>
      <w:bookmarkStart w:id="53" w:name="_k9ecemz4imc2" w:colFirst="0" w:colLast="0"/>
      <w:bookmarkEnd w:id="53"/>
      <w:r>
        <w:t>CREACIÓN DE MODELOS Y VISTAS</w:t>
      </w:r>
    </w:p>
    <w:p w14:paraId="6EACCC1F" w14:textId="77777777" w:rsidR="00A64875" w:rsidRDefault="000D7AA2">
      <w:r>
        <w:t xml:space="preserve">Dado que no se </w:t>
      </w:r>
      <w:proofErr w:type="spellStart"/>
      <w:r>
        <w:t>requiere</w:t>
      </w:r>
      <w:proofErr w:type="spellEnd"/>
      <w:r>
        <w:t xml:space="preserve"> </w:t>
      </w:r>
      <w:proofErr w:type="spellStart"/>
      <w:r>
        <w:t>persistencia</w:t>
      </w:r>
      <w:proofErr w:type="spellEnd"/>
      <w:r>
        <w:t xml:space="preserve"> local </w:t>
      </w:r>
      <w:proofErr w:type="spellStart"/>
      <w:r>
        <w:t>ni</w:t>
      </w:r>
      <w:proofErr w:type="spellEnd"/>
      <w:r>
        <w:t xml:space="preserve"> </w:t>
      </w:r>
      <w:proofErr w:type="spellStart"/>
      <w:r>
        <w:t>mapeo</w:t>
      </w:r>
      <w:proofErr w:type="spellEnd"/>
      <w:r>
        <w:t xml:space="preserve"> de </w:t>
      </w:r>
      <w:proofErr w:type="spellStart"/>
      <w:r>
        <w:t>entidades</w:t>
      </w:r>
      <w:proofErr w:type="spellEnd"/>
      <w:r>
        <w:t xml:space="preserve"> </w:t>
      </w:r>
      <w:proofErr w:type="spellStart"/>
      <w:r>
        <w:t>complejas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se </w:t>
      </w:r>
      <w:proofErr w:type="spellStart"/>
      <w:r>
        <w:t>enfoca</w:t>
      </w:r>
      <w:proofErr w:type="spellEnd"/>
      <w:r>
        <w:t xml:space="preserve"> en la </w:t>
      </w:r>
      <w:proofErr w:type="spellStart"/>
      <w:r>
        <w:t>organización</w:t>
      </w:r>
      <w:proofErr w:type="spellEnd"/>
      <w:r>
        <w:t xml:space="preserve"> </w:t>
      </w:r>
      <w:proofErr w:type="spellStart"/>
      <w:r>
        <w:t>lógica</w:t>
      </w:r>
      <w:proofErr w:type="spellEnd"/>
      <w:r>
        <w:t xml:space="preserve"> de las </w:t>
      </w:r>
      <w:proofErr w:type="spellStart"/>
      <w:r>
        <w:t>opciones</w:t>
      </w:r>
      <w:proofErr w:type="spellEnd"/>
      <w:r>
        <w:t xml:space="preserve">. 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CatalogoUnidades</w:t>
      </w:r>
      <w:proofErr w:type="spellEnd"/>
      <w:r>
        <w:t xml:space="preserve"> dentro del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para </w:t>
      </w:r>
      <w:proofErr w:type="spellStart"/>
      <w:r>
        <w:t>gestionar</w:t>
      </w:r>
      <w:proofErr w:type="spellEnd"/>
      <w:r>
        <w:t xml:space="preserve"> </w:t>
      </w:r>
      <w:proofErr w:type="spellStart"/>
      <w:r>
        <w:t>paramétricamente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 </w:t>
      </w:r>
      <w:proofErr w:type="spellStart"/>
      <w:r>
        <w:t>disponibles</w:t>
      </w:r>
      <w:proofErr w:type="spellEnd"/>
      <w:r>
        <w:t>.</w:t>
      </w:r>
    </w:p>
    <w:p w14:paraId="761FC595" w14:textId="77777777" w:rsidR="00A64875" w:rsidRDefault="000D7AA2">
      <w:r>
        <w:t xml:space="preserve">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interacción</w:t>
      </w:r>
      <w:proofErr w:type="spellEnd"/>
      <w:r>
        <w:t xml:space="preserve">, dentro del </w:t>
      </w:r>
      <w:proofErr w:type="spellStart"/>
      <w:r>
        <w:t>paquete</w:t>
      </w:r>
      <w:proofErr w:type="spellEnd"/>
      <w:r>
        <w:t xml:space="preserve"> vista, se </w:t>
      </w:r>
      <w:proofErr w:type="spellStart"/>
      <w:r>
        <w:t>implementan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InterfazConsola</w:t>
      </w:r>
      <w:proofErr w:type="spellEnd"/>
      <w:r>
        <w:t xml:space="preserve">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enumerador</w:t>
      </w:r>
      <w:proofErr w:type="spellEnd"/>
      <w:r>
        <w:t xml:space="preserve"> </w:t>
      </w:r>
      <w:proofErr w:type="spellStart"/>
      <w:r>
        <w:t>OpcionMenu</w:t>
      </w:r>
      <w:proofErr w:type="spellEnd"/>
      <w:r>
        <w:t xml:space="preserve">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se </w:t>
      </w:r>
      <w:proofErr w:type="spellStart"/>
      <w:r>
        <w:t>encargan</w:t>
      </w:r>
      <w:proofErr w:type="spellEnd"/>
      <w:r>
        <w:t xml:space="preserve"> de </w:t>
      </w:r>
      <w:proofErr w:type="spellStart"/>
      <w:r>
        <w:t>abstraer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Scanner,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por </w:t>
      </w:r>
      <w:proofErr w:type="spellStart"/>
      <w:r>
        <w:t>teclado</w:t>
      </w:r>
      <w:proofErr w:type="spellEnd"/>
      <w:r>
        <w:t xml:space="preserve"> de forma </w:t>
      </w:r>
      <w:proofErr w:type="spellStart"/>
      <w:r>
        <w:t>segura</w:t>
      </w:r>
      <w:proofErr w:type="spellEnd"/>
      <w:r>
        <w:t xml:space="preserve"> y </w:t>
      </w:r>
      <w:proofErr w:type="spellStart"/>
      <w:r>
        <w:t>desplegar</w:t>
      </w:r>
      <w:proofErr w:type="spellEnd"/>
      <w:r>
        <w:t xml:space="preserve"> los </w:t>
      </w:r>
      <w:proofErr w:type="spellStart"/>
      <w:r>
        <w:t>menús</w:t>
      </w:r>
      <w:proofErr w:type="spellEnd"/>
      <w:r>
        <w:t xml:space="preserve"> </w:t>
      </w:r>
      <w:proofErr w:type="spellStart"/>
      <w:r>
        <w:t>interactivos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sin </w:t>
      </w:r>
      <w:proofErr w:type="spellStart"/>
      <w:r>
        <w:t>mezclar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>.</w:t>
      </w:r>
    </w:p>
    <w:p w14:paraId="3BEBDCF1" w14:textId="77777777" w:rsidR="00A64875" w:rsidRDefault="000D7AA2">
      <w:pPr>
        <w:keepNext/>
        <w:spacing w:after="0"/>
        <w:jc w:val="center"/>
      </w:pPr>
      <w:r>
        <w:rPr>
          <w:noProof/>
        </w:rPr>
        <w:lastRenderedPageBreak/>
        <w:drawing>
          <wp:inline distT="114300" distB="114300" distL="114300" distR="114300" wp14:anchorId="135004A5" wp14:editId="7FCEF99E">
            <wp:extent cx="2971800" cy="857250"/>
            <wp:effectExtent l="0" t="0" r="0" b="0"/>
            <wp:docPr id="68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857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287CE1C" w14:textId="77777777" w:rsidR="00A64875" w:rsidRDefault="000D7AA2">
      <w:pPr>
        <w:pStyle w:val="Ttulo4"/>
      </w:pPr>
      <w:bookmarkStart w:id="54" w:name="_dca8mj4vsrgf" w:colFirst="0" w:colLast="0"/>
      <w:bookmarkEnd w:id="54"/>
      <w:proofErr w:type="spellStart"/>
      <w:r>
        <w:t>Figura</w:t>
      </w:r>
      <w:proofErr w:type="spellEnd"/>
      <w:r>
        <w:t xml:space="preserve"> 26.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y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F070784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5" w:name="_lex6c03p4xqh" w:colFirst="0" w:colLast="0"/>
      <w:bookmarkEnd w:id="55"/>
    </w:p>
    <w:p w14:paraId="0EFAE9BB" w14:textId="2D227C4B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8.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CatalogoUnidades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a7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5E2B9572" w14:textId="77777777">
        <w:tc>
          <w:tcPr>
            <w:tcW w:w="8494" w:type="dxa"/>
            <w:shd w:val="clear" w:color="auto" w:fill="D9D9D9"/>
          </w:tcPr>
          <w:p w14:paraId="4AE5717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.clienteconsola.modelo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F3DD2F7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1D342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00ACAF2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7BC8512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joanc</w:t>
            </w:r>
            <w:proofErr w:type="spellEnd"/>
          </w:p>
          <w:p w14:paraId="4EDDDA7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301243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CatalogoUnidades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7AB919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1BFC70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3E6BE5E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CENTIMETROS, METROS, MILLAS, YARDAS, PIES</w:t>
            </w:r>
          </w:p>
          <w:p w14:paraId="4C608D4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F1921B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722EDDB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Masa {</w:t>
            </w:r>
          </w:p>
          <w:p w14:paraId="0AFCA1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GRAMOS, KILOGRAMOS, ONZAS, LIBRAS, QUINTALES</w:t>
            </w:r>
          </w:p>
          <w:p w14:paraId="18D90E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5A1488F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0D84E1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6537BB3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CELSIUS, FAHRENHEIT, KELVIN, NEWTON, REAUMUR</w:t>
            </w:r>
          </w:p>
          <w:p w14:paraId="261518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125B933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554BA912" w14:textId="77777777" w:rsidR="009E6FEE" w:rsidRDefault="009E6FEE">
      <w:pPr>
        <w:pStyle w:val="Ttulo5"/>
      </w:pPr>
      <w:bookmarkStart w:id="56" w:name="_f2f8q4ayaa4o" w:colFirst="0" w:colLast="0"/>
      <w:bookmarkEnd w:id="56"/>
    </w:p>
    <w:p w14:paraId="2A5120EE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91128E7" w14:textId="52A1F56C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9.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InterfazConsola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a8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39F9FBCD" w14:textId="77777777">
        <w:tc>
          <w:tcPr>
            <w:tcW w:w="8494" w:type="dxa"/>
            <w:shd w:val="clear" w:color="auto" w:fill="D9D9D9"/>
          </w:tcPr>
          <w:p w14:paraId="325B14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.clienteconsola.vista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B3762E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6DB679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.Scanner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A21833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2B499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0568CB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204C1DA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joanc</w:t>
            </w:r>
            <w:proofErr w:type="spellEnd"/>
          </w:p>
          <w:p w14:paraId="231A002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3784E7B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00BACBA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final Scanner entrada;</w:t>
            </w:r>
          </w:p>
          <w:p w14:paraId="19245E0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338E70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5903AF6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this.entrada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Scanner(System.in);</w:t>
            </w:r>
          </w:p>
          <w:p w14:paraId="7D6CD8E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53CAB77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2EC3E7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seleccionarConversion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5C265CC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("\n---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Menú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---");</w:t>
            </w:r>
          </w:p>
          <w:p w14:paraId="46C366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514A20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OpcionMenu.values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 {</w:t>
            </w:r>
          </w:p>
          <w:p w14:paraId="23CBE5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opcion.getNumero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 + ".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opcion.getDescripcion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60276DD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63ACDE6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79DC78A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una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");</w:t>
            </w:r>
          </w:p>
          <w:p w14:paraId="1A0D356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entrada.nextLine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07C558D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38EE66C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for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: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OpcionMenu.values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 {</w:t>
            </w:r>
          </w:p>
          <w:p w14:paraId="2CE9DA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opcion.getNumero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().equals(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 {</w:t>
            </w:r>
          </w:p>
          <w:p w14:paraId="226A846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B66A8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5C5D25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C72B3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57545FF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inválida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Intenta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nuevo.");</w:t>
            </w:r>
          </w:p>
          <w:p w14:paraId="5AF36BE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null;</w:t>
            </w:r>
          </w:p>
          <w:p w14:paraId="477FC54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BC003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604F01E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&lt;T extends Enum&lt;T&gt;&gt; 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seleccionarUnidad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T[]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520998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("\n--- "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titulo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" ---");</w:t>
            </w:r>
          </w:p>
          <w:p w14:paraId="552B165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for (int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&lt;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++) {</w:t>
            </w:r>
          </w:p>
          <w:p w14:paraId="71053D9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+ 1) + ". "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].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name(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));</w:t>
            </w:r>
          </w:p>
          <w:p w14:paraId="7119450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1797EE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Elige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una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");</w:t>
            </w:r>
          </w:p>
          <w:p w14:paraId="5D060C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4C12E29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0B8B243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 xml:space="preserve">            int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Integer.parseInt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entrada.nextLine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73F9A4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&gt;= 1 &amp;&amp;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&lt;=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opciones.length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4B26D8B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- 1];</w:t>
            </w:r>
          </w:p>
          <w:p w14:paraId="2C55F2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784D8D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NumberFormatException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e) {</w:t>
            </w:r>
          </w:p>
          <w:p w14:paraId="522D0B3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Ignorar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para que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caiga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abajo</w:t>
            </w:r>
            <w:proofErr w:type="spellEnd"/>
          </w:p>
          <w:p w14:paraId="251485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1F6048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4BC283B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("Unidad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inválida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cancelada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.");</w:t>
            </w:r>
          </w:p>
          <w:p w14:paraId="00440A3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null;</w:t>
            </w:r>
          </w:p>
          <w:p w14:paraId="4D4836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6672A0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568E560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pedirValorAConvertir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2D87D1D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("\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nIngresa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valor 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");</w:t>
            </w:r>
          </w:p>
          <w:p w14:paraId="4E8A09E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20AA08B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Double.valueOf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entrada.nextLine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361CC6E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NumberFormatException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e) {</w:t>
            </w:r>
          </w:p>
          <w:p w14:paraId="090803E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("Debe ser un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número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válido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.");</w:t>
            </w:r>
          </w:p>
          <w:p w14:paraId="138BA42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null;</w:t>
            </w:r>
          </w:p>
          <w:p w14:paraId="6F24DB6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401246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6ADF641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1710390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pedirTexto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mensaje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469681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mensaje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3ACAEEF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entrada.nextLine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().trim();</w:t>
            </w:r>
          </w:p>
          <w:p w14:paraId="163DF41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61CABE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6E32040E" w14:textId="77777777" w:rsidR="009E6FEE" w:rsidRDefault="009E6FEE">
      <w:pPr>
        <w:pStyle w:val="Ttulo5"/>
      </w:pPr>
      <w:bookmarkStart w:id="57" w:name="_ougelb6npnd5" w:colFirst="0" w:colLast="0"/>
      <w:bookmarkEnd w:id="57"/>
    </w:p>
    <w:p w14:paraId="19415BB4" w14:textId="77777777" w:rsidR="009E6FEE" w:rsidRDefault="009E6FEE">
      <w:pPr>
        <w:rPr>
          <w:i/>
          <w:iCs/>
          <w:color w:val="1F497D"/>
          <w:sz w:val="18"/>
          <w:szCs w:val="18"/>
        </w:rPr>
      </w:pPr>
      <w:r>
        <w:br w:type="page"/>
      </w:r>
    </w:p>
    <w:p w14:paraId="463DCB21" w14:textId="0FD27E3B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10.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OpcionMenu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a9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802374F" w14:textId="77777777">
        <w:tc>
          <w:tcPr>
            <w:tcW w:w="8494" w:type="dxa"/>
            <w:shd w:val="clear" w:color="auto" w:fill="D9D9D9"/>
          </w:tcPr>
          <w:p w14:paraId="4BA67AC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.clienteconsola.vista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CC1945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9658C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07D486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7F32E8C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joanc</w:t>
            </w:r>
            <w:proofErr w:type="spellEnd"/>
          </w:p>
          <w:p w14:paraId="5F1A3D4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0CAE35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enum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12566F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CONVERTIR_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"1",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"),</w:t>
            </w:r>
          </w:p>
          <w:p w14:paraId="18F6DB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CONVERTIR_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MASA(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"2",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Masa"),</w:t>
            </w:r>
          </w:p>
          <w:p w14:paraId="513D10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CONVERTIR_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"3",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"),</w:t>
            </w:r>
          </w:p>
          <w:p w14:paraId="2EAD107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SALIR(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"4",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Salir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405DE619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D51156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private final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AAE5BA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private final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DFF8DC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FEE0EC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AB92D2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this.numero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D06E53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this.descripcion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C93A4C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7262D0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E9B512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getNumero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) {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numero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 }</w:t>
            </w:r>
          </w:p>
          <w:p w14:paraId="7785CBC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public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getDescripcion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) {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descripcion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 }</w:t>
            </w:r>
          </w:p>
          <w:p w14:paraId="62E7F72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0D881F63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735E2A">
          <w:pgSz w:w="16838" w:h="11906" w:orient="landscape"/>
          <w:pgMar w:top="1701" w:right="1276" w:bottom="1701" w:left="993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  <w:docGrid w:linePitch="299"/>
        </w:sectPr>
      </w:pPr>
    </w:p>
    <w:p w14:paraId="0810DA39" w14:textId="6BB80441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CONSUMO DEL SERVICIO SOAP (CONTROLADOR)</w:t>
      </w:r>
    </w:p>
    <w:p w14:paraId="09906E63" w14:textId="77777777" w:rsidR="00A64875" w:rsidRDefault="000D7AA2">
      <w:pPr>
        <w:rPr>
          <w:i/>
          <w:iCs/>
        </w:rPr>
      </w:pPr>
      <w:r>
        <w:t xml:space="preserve">En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sección</w:t>
      </w:r>
      <w:proofErr w:type="spellEnd"/>
      <w:r>
        <w:t xml:space="preserve"> se </w:t>
      </w:r>
      <w:proofErr w:type="spellStart"/>
      <w:r>
        <w:t>reemplazan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REST </w:t>
      </w:r>
      <w:proofErr w:type="spellStart"/>
      <w:r>
        <w:t>tradicionales</w:t>
      </w:r>
      <w:proofErr w:type="spellEnd"/>
      <w:r>
        <w:t xml:space="preserve">. Para la comunicación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se </w:t>
      </w:r>
      <w:proofErr w:type="spellStart"/>
      <w:r>
        <w:t>utilizó</w:t>
      </w:r>
      <w:proofErr w:type="spellEnd"/>
      <w:r>
        <w:t xml:space="preserve"> la </w:t>
      </w:r>
      <w:proofErr w:type="spellStart"/>
      <w:r>
        <w:t>herramienta</w:t>
      </w:r>
      <w:proofErr w:type="spellEnd"/>
      <w:r>
        <w:t xml:space="preserve"> "Web Service Client" de NetBeans para </w:t>
      </w:r>
      <w:proofErr w:type="spellStart"/>
      <w:r>
        <w:t>generar</w:t>
      </w:r>
      <w:proofErr w:type="spellEnd"/>
      <w:r>
        <w:t xml:space="preserve"> los </w:t>
      </w:r>
      <w:proofErr w:type="spellStart"/>
      <w:r>
        <w:t>artefactos</w:t>
      </w:r>
      <w:proofErr w:type="spellEnd"/>
      <w:r>
        <w:t xml:space="preserve"> JAX-WS a </w:t>
      </w:r>
      <w:proofErr w:type="spellStart"/>
      <w:r>
        <w:t>partir</w:t>
      </w:r>
      <w:proofErr w:type="spellEnd"/>
      <w:r>
        <w:t xml:space="preserve"> del WSDL </w:t>
      </w:r>
      <w:proofErr w:type="spellStart"/>
      <w:r>
        <w:t>expuesto</w:t>
      </w:r>
      <w:proofErr w:type="spellEnd"/>
      <w:r>
        <w:t xml:space="preserve"> por Payara.</w:t>
      </w:r>
    </w:p>
    <w:p w14:paraId="04E78FDB" w14:textId="77777777" w:rsidR="00A64875" w:rsidRDefault="000D7AA2">
      <w:pPr>
        <w:keepNext/>
        <w:spacing w:after="0"/>
        <w:jc w:val="center"/>
      </w:pPr>
      <w:r>
        <w:rPr>
          <w:b/>
          <w:bCs/>
          <w:noProof/>
          <w:color w:val="243F61"/>
          <w:sz w:val="32"/>
          <w:szCs w:val="32"/>
        </w:rPr>
        <w:drawing>
          <wp:inline distT="114300" distB="114300" distL="114300" distR="114300" wp14:anchorId="424B1C23" wp14:editId="568352CA">
            <wp:extent cx="2724150" cy="409575"/>
            <wp:effectExtent l="0" t="0" r="0" b="0"/>
            <wp:docPr id="35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24150" cy="4095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866767" w14:textId="77777777" w:rsidR="00A64875" w:rsidRDefault="000D7AA2">
      <w:pPr>
        <w:pStyle w:val="Ttulo4"/>
      </w:pPr>
      <w:bookmarkStart w:id="58" w:name="_qrofx7bpgo8l" w:colFirst="0" w:colLast="0"/>
      <w:bookmarkEnd w:id="58"/>
      <w:proofErr w:type="spellStart"/>
      <w:r>
        <w:t>Figura</w:t>
      </w:r>
      <w:proofErr w:type="spellEnd"/>
      <w:r>
        <w:t xml:space="preserve"> 27.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9399FA7" w14:textId="77777777" w:rsidR="00A64875" w:rsidRDefault="000D7AA2">
      <w:r>
        <w:t xml:space="preserve">Se </w:t>
      </w:r>
      <w:proofErr w:type="spellStart"/>
      <w:r>
        <w:t>crea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ControladorConversiones</w:t>
      </w:r>
      <w:proofErr w:type="spellEnd"/>
      <w:r>
        <w:t xml:space="preserve"> en la </w:t>
      </w:r>
      <w:proofErr w:type="spellStart"/>
      <w:r>
        <w:t>carpeta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.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centraliza</w:t>
      </w:r>
      <w:proofErr w:type="spellEnd"/>
      <w:r>
        <w:t xml:space="preserve"> la comunicación y se </w:t>
      </w:r>
      <w:proofErr w:type="spellStart"/>
      <w:r>
        <w:t>encarga</w:t>
      </w:r>
      <w:proofErr w:type="spellEnd"/>
      <w:r>
        <w:t xml:space="preserve"> de </w:t>
      </w:r>
      <w:proofErr w:type="spellStart"/>
      <w:r>
        <w:t>instanciar</w:t>
      </w:r>
      <w:proofErr w:type="spellEnd"/>
      <w:r>
        <w:t xml:space="preserve"> los </w:t>
      </w:r>
      <w:proofErr w:type="spellStart"/>
      <w:r>
        <w:t>puertos</w:t>
      </w:r>
      <w:proofErr w:type="spellEnd"/>
      <w:r>
        <w:t xml:space="preserve"> de los </w:t>
      </w:r>
      <w:proofErr w:type="spellStart"/>
      <w:r>
        <w:t>servicios</w:t>
      </w:r>
      <w:proofErr w:type="spellEnd"/>
      <w:r>
        <w:t xml:space="preserve"> SOAP (</w:t>
      </w:r>
      <w:proofErr w:type="spellStart"/>
      <w:r>
        <w:t>WSLogin</w:t>
      </w:r>
      <w:proofErr w:type="spellEnd"/>
      <w:r>
        <w:t xml:space="preserve">, </w:t>
      </w:r>
      <w:proofErr w:type="spellStart"/>
      <w:r>
        <w:t>WSLongitud</w:t>
      </w:r>
      <w:proofErr w:type="spellEnd"/>
      <w:r>
        <w:t xml:space="preserve">, </w:t>
      </w:r>
      <w:proofErr w:type="spellStart"/>
      <w:r>
        <w:t>WSMasa</w:t>
      </w:r>
      <w:proofErr w:type="spellEnd"/>
      <w:r>
        <w:t xml:space="preserve">, </w:t>
      </w:r>
      <w:proofErr w:type="spellStart"/>
      <w:r>
        <w:t>WSTemperatura</w:t>
      </w:r>
      <w:proofErr w:type="spellEnd"/>
      <w:r>
        <w:t xml:space="preserve">).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recibir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la vista, </w:t>
      </w:r>
      <w:proofErr w:type="spellStart"/>
      <w:r>
        <w:t>invocar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</w:t>
      </w:r>
      <w:proofErr w:type="spellStart"/>
      <w:r>
        <w:t>remotas</w:t>
      </w:r>
      <w:proofErr w:type="spellEnd"/>
      <w:r>
        <w:t xml:space="preserve"> (</w:t>
      </w:r>
      <w:proofErr w:type="spellStart"/>
      <w:r>
        <w:t>pasando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de </w:t>
      </w:r>
      <w:proofErr w:type="spellStart"/>
      <w:r>
        <w:t>unidad</w:t>
      </w:r>
      <w:proofErr w:type="spellEnd"/>
      <w:r>
        <w:t xml:space="preserve"> de </w:t>
      </w:r>
      <w:proofErr w:type="spellStart"/>
      <w:r>
        <w:t>origen</w:t>
      </w:r>
      <w:proofErr w:type="spellEnd"/>
      <w:r>
        <w:t xml:space="preserve">, </w:t>
      </w:r>
      <w:proofErr w:type="spellStart"/>
      <w:r>
        <w:t>destino</w:t>
      </w:r>
      <w:proofErr w:type="spellEnd"/>
      <w:r>
        <w:t xml:space="preserve"> y valor) y </w:t>
      </w:r>
      <w:proofErr w:type="spellStart"/>
      <w:r>
        <w:t>devolver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procesado</w:t>
      </w:r>
      <w:proofErr w:type="spellEnd"/>
      <w:r>
        <w:t>.</w:t>
      </w:r>
    </w:p>
    <w:p w14:paraId="4AD315BD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59" w:name="_i8swqk2w2kf6" w:colFirst="0" w:colLast="0"/>
      <w:bookmarkEnd w:id="59"/>
    </w:p>
    <w:p w14:paraId="72AE9D36" w14:textId="3A28D07D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11.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ControladorConversiones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aa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E3116DD" w14:textId="77777777">
        <w:tc>
          <w:tcPr>
            <w:tcW w:w="8494" w:type="dxa"/>
            <w:shd w:val="clear" w:color="auto" w:fill="D9D9D9"/>
          </w:tcPr>
          <w:p w14:paraId="2FD20E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88D294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A756B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.clientesws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.*;</w:t>
            </w:r>
          </w:p>
          <w:p w14:paraId="15B7429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283789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78B741B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29607D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joanc</w:t>
            </w:r>
            <w:proofErr w:type="spellEnd"/>
          </w:p>
          <w:p w14:paraId="75B5629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4A955CC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ControladorConversiones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5F162C2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String token;</w:t>
            </w:r>
          </w:p>
          <w:p w14:paraId="70A9459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28DF6EC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iniciarSesion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String clave) {</w:t>
            </w:r>
          </w:p>
          <w:p w14:paraId="1EA96F5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msgCredencialesInvalidas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"ERROR: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inválidas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";</w:t>
            </w:r>
          </w:p>
          <w:p w14:paraId="6520DBB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389981B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74118CC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6052F6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service.getWSLoginPort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().login(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clave);</w:t>
            </w:r>
          </w:p>
          <w:p w14:paraId="69BED3F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this.token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.equals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msgCredencialesInvalidas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)){</w:t>
            </w:r>
          </w:p>
          <w:p w14:paraId="58D774B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incorrectas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5CA5683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false;</w:t>
            </w:r>
          </w:p>
          <w:p w14:paraId="509C211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10ADFC5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true;</w:t>
            </w:r>
          </w:p>
          <w:p w14:paraId="7DB599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e) {</w:t>
            </w:r>
          </w:p>
          <w:p w14:paraId="3ACF8B5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System.err.println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("Error en la comunicación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472049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false;</w:t>
            </w:r>
          </w:p>
          <w:p w14:paraId="3CB4E5C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02E0B4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16CFF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4DA068C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1DE05A3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WSLongitud_Service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WSLongitud_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42F141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service.getWSLongitudPort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3C62FA9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C3467F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1856B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3670BE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WSTemperatura_Service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WSTemperatura_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1E55D4E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service.getWSTemperaturaPort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5DD4C45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467CCFB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D3A5DD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032F46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WSMasa_Service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WSMasa_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479DEEC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service.getWSMasaPort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10DE34A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7965B1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57ED6CC1" w14:textId="77777777" w:rsidR="00735E2A" w:rsidRDefault="00735E2A">
      <w:pPr>
        <w:rPr>
          <w:b/>
          <w:bCs/>
          <w:color w:val="243F61"/>
          <w:sz w:val="32"/>
          <w:szCs w:val="32"/>
        </w:rPr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</w:p>
    <w:p w14:paraId="5C46D4C8" w14:textId="1EF5D4B2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lastRenderedPageBreak/>
        <w:t>CLASE PRINCIPAL (EJECUCIÓN)</w:t>
      </w:r>
    </w:p>
    <w:p w14:paraId="245DD4D9" w14:textId="77777777" w:rsidR="00A64875" w:rsidRDefault="000D7AA2">
      <w:pPr>
        <w:rPr>
          <w:i/>
          <w:iCs/>
        </w:rPr>
      </w:pPr>
      <w:proofErr w:type="spellStart"/>
      <w:r>
        <w:t>Finalmente</w:t>
      </w:r>
      <w:proofErr w:type="spellEnd"/>
      <w:r>
        <w:t xml:space="preserve">, se </w:t>
      </w:r>
      <w:proofErr w:type="spellStart"/>
      <w:r>
        <w:t>codifica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ClienteConsola.java que </w:t>
      </w:r>
      <w:proofErr w:type="spellStart"/>
      <w:r>
        <w:t>orquesta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. El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inicia</w:t>
      </w:r>
      <w:proofErr w:type="spellEnd"/>
      <w:r>
        <w:t xml:space="preserve"> </w:t>
      </w:r>
      <w:proofErr w:type="spellStart"/>
      <w:r>
        <w:t>solicitando</w:t>
      </w:r>
      <w:proofErr w:type="spellEnd"/>
      <w:r>
        <w:t xml:space="preserve"> </w:t>
      </w:r>
      <w:proofErr w:type="spellStart"/>
      <w:r>
        <w:t>credenciales</w:t>
      </w:r>
      <w:proofErr w:type="spellEnd"/>
      <w:r>
        <w:t xml:space="preserve"> al </w:t>
      </w:r>
      <w:proofErr w:type="spellStart"/>
      <w:r>
        <w:t>usuario</w:t>
      </w:r>
      <w:proofErr w:type="spellEnd"/>
      <w:r>
        <w:t xml:space="preserve"> para </w:t>
      </w:r>
      <w:proofErr w:type="spellStart"/>
      <w:r>
        <w:t>invocar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; </w:t>
      </w:r>
      <w:proofErr w:type="spellStart"/>
      <w:r>
        <w:t>únicamente</w:t>
      </w:r>
      <w:proofErr w:type="spellEnd"/>
      <w:r>
        <w:t xml:space="preserve"> </w:t>
      </w:r>
      <w:proofErr w:type="spellStart"/>
      <w:r>
        <w:t>si</w:t>
      </w:r>
      <w:proofErr w:type="spellEnd"/>
      <w:r>
        <w:t xml:space="preserve"> la </w:t>
      </w:r>
      <w:proofErr w:type="spellStart"/>
      <w:r>
        <w:t>autenticación</w:t>
      </w:r>
      <w:proofErr w:type="spellEnd"/>
      <w:r>
        <w:t xml:space="preserve"> es </w:t>
      </w:r>
      <w:proofErr w:type="spellStart"/>
      <w:r>
        <w:t>exitosa</w:t>
      </w:r>
      <w:proofErr w:type="spellEnd"/>
      <w:r>
        <w:t xml:space="preserve">, se </w:t>
      </w:r>
      <w:proofErr w:type="spellStart"/>
      <w:r>
        <w:t>instancia</w:t>
      </w:r>
      <w:proofErr w:type="spellEnd"/>
      <w:r>
        <w:t xml:space="preserve"> la interfaz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permitir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las </w:t>
      </w:r>
      <w:proofErr w:type="spellStart"/>
      <w:r>
        <w:t>operaciones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>.</w:t>
      </w:r>
    </w:p>
    <w:p w14:paraId="3EBB5AA7" w14:textId="77777777" w:rsidR="00A64875" w:rsidRDefault="000D7AA2">
      <w:pPr>
        <w:keepNext/>
        <w:spacing w:after="0"/>
        <w:jc w:val="center"/>
      </w:pPr>
      <w:r>
        <w:rPr>
          <w:b/>
          <w:bCs/>
          <w:noProof/>
          <w:color w:val="243F61"/>
          <w:sz w:val="32"/>
          <w:szCs w:val="32"/>
        </w:rPr>
        <w:drawing>
          <wp:inline distT="114300" distB="114300" distL="114300" distR="114300" wp14:anchorId="070BF4B1" wp14:editId="70B6CD97">
            <wp:extent cx="2019300" cy="361950"/>
            <wp:effectExtent l="0" t="0" r="0" b="0"/>
            <wp:docPr id="38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361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919FFF" w14:textId="77777777" w:rsidR="00A64875" w:rsidRDefault="000D7AA2">
      <w:pPr>
        <w:pStyle w:val="Ttulo4"/>
      </w:pPr>
      <w:bookmarkStart w:id="60" w:name="_1u9ubf6a0r74" w:colFirst="0" w:colLast="0"/>
      <w:bookmarkEnd w:id="60"/>
      <w:proofErr w:type="spellStart"/>
      <w:r>
        <w:t>Figura</w:t>
      </w:r>
      <w:proofErr w:type="spellEnd"/>
      <w:r>
        <w:t xml:space="preserve"> 28.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clase</w:t>
      </w:r>
      <w:proofErr w:type="spellEnd"/>
      <w:r>
        <w:t xml:space="preserve"> principal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6A45292" w14:textId="77777777" w:rsidR="00735E2A" w:rsidRDefault="00735E2A">
      <w:pPr>
        <w:pStyle w:val="Ttulo5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1" w:name="_xa5u4i4on4ew" w:colFirst="0" w:colLast="0"/>
      <w:bookmarkEnd w:id="61"/>
    </w:p>
    <w:p w14:paraId="51B3BF9E" w14:textId="4A721BE1" w:rsidR="00A64875" w:rsidRDefault="000D7AA2">
      <w:pPr>
        <w:pStyle w:val="Ttulo5"/>
      </w:pPr>
      <w:proofErr w:type="spellStart"/>
      <w:r>
        <w:lastRenderedPageBreak/>
        <w:t>Tabla</w:t>
      </w:r>
      <w:proofErr w:type="spellEnd"/>
      <w:r>
        <w:t xml:space="preserve"> 12.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ControladorConversiones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tbl>
      <w:tblPr>
        <w:tblStyle w:val="ab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8A11623" w14:textId="77777777">
        <w:tc>
          <w:tcPr>
            <w:tcW w:w="8494" w:type="dxa"/>
            <w:shd w:val="clear" w:color="auto" w:fill="D9D9D9"/>
          </w:tcPr>
          <w:p w14:paraId="77CB03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2490CA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776A7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.clienteconsola.controlador.ControladorConversiones;</w:t>
            </w:r>
          </w:p>
          <w:p w14:paraId="6DFB1A8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.clienteconsola.vista.InterfazConsola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53512B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.clienteconsola.vista.OpcionMenu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01CE6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.clienteconsola.modelo.CatalogoUnidades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FBC0BA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C183D9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900AD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ClienteConsola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A0B8A9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7D1A7D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static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String[]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args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011FBD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interfaz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39AD9A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Instanciamos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nuestro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nuevo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</w:t>
            </w:r>
            <w:proofErr w:type="spellEnd"/>
          </w:p>
          <w:p w14:paraId="541A3DF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ControladorConversiones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ControladorConversiones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); </w:t>
            </w:r>
          </w:p>
          <w:p w14:paraId="0DC713F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295543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("=== BIENVENIDO AL SISTEMA DE CONVERSIONES ===");</w:t>
            </w:r>
          </w:p>
          <w:p w14:paraId="470A258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autenticado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false;</w:t>
            </w:r>
          </w:p>
          <w:p w14:paraId="6B4EFB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5022551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while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autenticado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5026FF3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 Nota: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Debes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implementar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estos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dos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métodos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</w:p>
          <w:p w14:paraId="0318B83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interfaz.pedirTexto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Ingresa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");</w:t>
            </w:r>
          </w:p>
          <w:p w14:paraId="6660FA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clave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interfaz.pedirTexto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Ingresa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clave: ");</w:t>
            </w:r>
          </w:p>
          <w:p w14:paraId="316DD11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5CFADCF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Autenticando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...]");</w:t>
            </w:r>
          </w:p>
          <w:p w14:paraId="1EFB840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autenticado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controlador.iniciarSesion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clave);</w:t>
            </w:r>
          </w:p>
          <w:p w14:paraId="32052F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0C04BFF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(!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autenticado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2D457F4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incorrectas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o error de red.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Intenta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nuevamente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.\n");</w:t>
            </w:r>
          </w:p>
          <w:p w14:paraId="5E30E6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15063F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BD1C82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29F8EBB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iniciada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éxito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\n");</w:t>
            </w:r>
          </w:p>
          <w:p w14:paraId="4D78B4D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2ABF37C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04CBE80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D90E50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AAF15E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 {</w:t>
            </w:r>
          </w:p>
          <w:p w14:paraId="09E75E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interfaz.seleccionarConversion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0C2EFD0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01ACFC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 null) {</w:t>
            </w:r>
          </w:p>
          <w:p w14:paraId="645E005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053F589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CONVERTIR_LONGITUD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ejecutarFlujoConversion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6A3704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interfaz, </w:t>
            </w:r>
          </w:p>
          <w:p w14:paraId="5BBD4C4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CatalogoUnidades.Longitud.values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(), </w:t>
            </w:r>
          </w:p>
          <w:p w14:paraId="0824318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(v, o, d)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controlador.convertirLongitud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(v, o, d)</w:t>
            </w:r>
          </w:p>
          <w:p w14:paraId="6F8D244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);</w:t>
            </w:r>
          </w:p>
          <w:p w14:paraId="14B53A3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CONVERTIR_TEMPERATURA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ejecutarFlujoConversion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07863C7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interfaz, </w:t>
            </w:r>
          </w:p>
          <w:p w14:paraId="43C9C8A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CatalogoUnidades.Temperatura.values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(), </w:t>
            </w:r>
          </w:p>
          <w:p w14:paraId="2F24072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(v, o, d)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controlador.convertirTemperatura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(v, o, d)</w:t>
            </w:r>
          </w:p>
          <w:p w14:paraId="14329A5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);</w:t>
            </w:r>
          </w:p>
          <w:p w14:paraId="7457C02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CONVERTIR_MASA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ejecutarFlujoConversion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6573ECD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interfaz, </w:t>
            </w:r>
          </w:p>
          <w:p w14:paraId="2B50D49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CatalogoUnidades.Masa.values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(), </w:t>
            </w:r>
          </w:p>
          <w:p w14:paraId="56F83CF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(v, o, d) -&gt;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controlador.convertirMasa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(v, o, d)</w:t>
            </w:r>
          </w:p>
          <w:p w14:paraId="0C4855C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);</w:t>
            </w:r>
          </w:p>
          <w:p w14:paraId="4E0EAE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SALIR -&gt;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Saliendo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...");</w:t>
            </w:r>
          </w:p>
          <w:p w14:paraId="244A03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466B8D6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271CC2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while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OpcionMenu.SALIR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156BC02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61B81A7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6EDB65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Interfaz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funcional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simplificada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Ya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maneja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</w:t>
            </w:r>
          </w:p>
          <w:p w14:paraId="71D864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159A4D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@FunctionalInterface</w:t>
            </w:r>
          </w:p>
          <w:p w14:paraId="5B9D45C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interface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OperacionSOAP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3B8AC8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Exception;</w:t>
            </w:r>
          </w:p>
          <w:p w14:paraId="5632DFC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78BEC846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A162B7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4F8EBF8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Flujo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UI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genérico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</w:t>
            </w:r>
          </w:p>
          <w:p w14:paraId="3255D66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220F617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static &lt;T extends Enum&lt;T&gt;&gt;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ejecutarFlujoConversion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431B24F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lastRenderedPageBreak/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InterfazConsola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interfaz, </w:t>
            </w:r>
          </w:p>
          <w:p w14:paraId="0364FE0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T[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valoresCatalogo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</w:p>
          <w:p w14:paraId="547324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OperacionSOAP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039B1D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2068D0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interfaz.seleccionarUnidad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ORIGEN",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valoresCatalogo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701217A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== null) return;</w:t>
            </w:r>
          </w:p>
          <w:p w14:paraId="01226B3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2078C9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interfaz.seleccionarUnidad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Selecciona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DESTINO",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valoresCatalogo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54D7BC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== null) return;</w:t>
            </w:r>
          </w:p>
          <w:p w14:paraId="735F91C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469541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Double valor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interfaz.pedirValorAConvertir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47CAEDE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(valor == null) return;</w:t>
            </w:r>
          </w:p>
          <w:p w14:paraId="4F15E666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634C05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("\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n[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Llamando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...]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Convirtiendo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" + valor + " de " + origen.name() + " a " + destino.name());</w:t>
            </w:r>
          </w:p>
          <w:p w14:paraId="00C3383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5C50B72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1F8F21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 El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maneja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complejidad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subyacente</w:t>
            </w:r>
            <w:proofErr w:type="spellEnd"/>
          </w:p>
          <w:p w14:paraId="5112362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double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operacion.ejecutar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(valor, origen.name(), destino.name());</w:t>
            </w:r>
          </w:p>
          <w:p w14:paraId="42B387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 + result);</w:t>
            </w:r>
          </w:p>
          <w:p w14:paraId="7C7347B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ex) {</w:t>
            </w:r>
          </w:p>
          <w:p w14:paraId="6D92705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System.err.println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durante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25EDDE5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3177130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4022F86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5D2E4B86" w14:textId="77777777" w:rsidR="00735E2A" w:rsidRDefault="00735E2A">
      <w:pPr>
        <w:pStyle w:val="Ttulo3"/>
        <w:sectPr w:rsidR="00735E2A" w:rsidSect="00AE0788">
          <w:pgSz w:w="11906" w:h="16838"/>
          <w:pgMar w:top="1276" w:right="1701" w:bottom="993" w:left="1701" w:header="708" w:footer="708" w:gutter="0"/>
          <w:pgBorders w:offsetFrom="page">
            <w:top w:val="twistedLines1" w:sz="15" w:space="24" w:color="auto"/>
            <w:left w:val="twistedLines1" w:sz="15" w:space="24" w:color="auto"/>
            <w:bottom w:val="twistedLines1" w:sz="15" w:space="24" w:color="auto"/>
            <w:right w:val="twistedLines1" w:sz="15" w:space="24" w:color="auto"/>
          </w:pgBorders>
          <w:cols w:space="720"/>
        </w:sectPr>
      </w:pPr>
      <w:bookmarkStart w:id="62" w:name="_y80josyyiv2s" w:colFirst="0" w:colLast="0"/>
      <w:bookmarkEnd w:id="62"/>
    </w:p>
    <w:p w14:paraId="76DAFA74" w14:textId="3900579F" w:rsidR="00A64875" w:rsidRDefault="000D7AA2">
      <w:pPr>
        <w:pStyle w:val="Ttulo3"/>
      </w:pPr>
      <w:r>
        <w:t>EJECUCIÓN DEL CLIENTE DE CONSOLA</w:t>
      </w:r>
    </w:p>
    <w:p w14:paraId="49C727C1" w14:textId="77777777" w:rsidR="00A64875" w:rsidRDefault="000D7AA2">
      <w:pPr>
        <w:pStyle w:val="Ttulo2"/>
        <w:keepNext/>
        <w:jc w:val="center"/>
      </w:pPr>
      <w:bookmarkStart w:id="63" w:name="_galin0iros9f" w:colFirst="0" w:colLast="0"/>
      <w:bookmarkEnd w:id="63"/>
      <w:r>
        <w:rPr>
          <w:noProof/>
        </w:rPr>
        <w:drawing>
          <wp:inline distT="114300" distB="114300" distL="114300" distR="114300" wp14:anchorId="2FFA08E7" wp14:editId="263440E3">
            <wp:extent cx="2868450" cy="803756"/>
            <wp:effectExtent l="0" t="0" r="0" b="0"/>
            <wp:docPr id="69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868450" cy="80375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84CFB70" w14:textId="77777777" w:rsidR="00A64875" w:rsidRDefault="000D7AA2">
      <w:pPr>
        <w:pStyle w:val="Ttulo4"/>
      </w:pPr>
      <w:bookmarkStart w:id="64" w:name="_6sc6wg5ulgt" w:colFirst="0" w:colLast="0"/>
      <w:bookmarkEnd w:id="64"/>
      <w:proofErr w:type="spellStart"/>
      <w:r>
        <w:t>Figura</w:t>
      </w:r>
      <w:proofErr w:type="spellEnd"/>
      <w:r>
        <w:t xml:space="preserve"> 29.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3C570035" w14:textId="77777777" w:rsidR="00A64875" w:rsidRDefault="000D7AA2">
      <w:pPr>
        <w:keepNext/>
        <w:jc w:val="center"/>
      </w:pPr>
      <w:r>
        <w:rPr>
          <w:noProof/>
        </w:rPr>
        <w:drawing>
          <wp:inline distT="114300" distB="114300" distL="114300" distR="114300" wp14:anchorId="3DAA1C6E" wp14:editId="42118B3E">
            <wp:extent cx="3392325" cy="3225777"/>
            <wp:effectExtent l="0" t="0" r="0" b="0"/>
            <wp:docPr id="37" name="image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92325" cy="322577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AFC94B" w14:textId="77777777" w:rsidR="00A64875" w:rsidRDefault="000D7AA2">
      <w:pPr>
        <w:pStyle w:val="Ttulo4"/>
      </w:pPr>
      <w:bookmarkStart w:id="65" w:name="_89fyvm1judmv" w:colFirst="0" w:colLast="0"/>
      <w:bookmarkEnd w:id="65"/>
      <w:proofErr w:type="spellStart"/>
      <w:r>
        <w:t>Figura</w:t>
      </w:r>
      <w:proofErr w:type="spellEnd"/>
      <w:r>
        <w:t xml:space="preserve"> 30.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2CA2C7F" w14:textId="77777777" w:rsidR="00A64875" w:rsidRDefault="000D7AA2">
      <w:pPr>
        <w:keepNext/>
        <w:jc w:val="center"/>
      </w:pPr>
      <w:r>
        <w:rPr>
          <w:noProof/>
        </w:rPr>
        <w:drawing>
          <wp:inline distT="114300" distB="114300" distL="114300" distR="114300" wp14:anchorId="361796DA" wp14:editId="4202EE0E">
            <wp:extent cx="3630450" cy="3413836"/>
            <wp:effectExtent l="0" t="0" r="0" b="0"/>
            <wp:docPr id="70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5"/>
                    <a:srcRect b="17680"/>
                    <a:stretch>
                      <a:fillRect/>
                    </a:stretch>
                  </pic:blipFill>
                  <pic:spPr>
                    <a:xfrm>
                      <a:off x="0" y="0"/>
                      <a:ext cx="3630450" cy="34138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119CD7E" w14:textId="77777777" w:rsidR="00A64875" w:rsidRDefault="000D7AA2">
      <w:pPr>
        <w:pStyle w:val="Ttulo4"/>
      </w:pPr>
      <w:bookmarkStart w:id="66" w:name="_j1zfm5mtd81x" w:colFirst="0" w:colLast="0"/>
      <w:bookmarkEnd w:id="66"/>
      <w:proofErr w:type="spellStart"/>
      <w:r>
        <w:t>Figura</w:t>
      </w:r>
      <w:proofErr w:type="spellEnd"/>
      <w:r>
        <w:t xml:space="preserve"> 31. </w:t>
      </w:r>
      <w:proofErr w:type="spellStart"/>
      <w:r>
        <w:t>Conversión</w:t>
      </w:r>
      <w:proofErr w:type="spellEnd"/>
      <w:r>
        <w:t xml:space="preserve"> de Masa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15ED2DF2" w14:textId="77777777" w:rsidR="00A64875" w:rsidRDefault="000D7AA2">
      <w:pPr>
        <w:keepNext/>
        <w:jc w:val="center"/>
      </w:pPr>
      <w:r>
        <w:rPr>
          <w:noProof/>
        </w:rPr>
        <w:drawing>
          <wp:inline distT="114300" distB="114300" distL="114300" distR="114300" wp14:anchorId="05736628" wp14:editId="3722C28E">
            <wp:extent cx="3790761" cy="3823653"/>
            <wp:effectExtent l="0" t="0" r="0" b="0"/>
            <wp:docPr id="53" name="image4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7.png"/>
                    <pic:cNvPicPr preferRelativeResize="0"/>
                  </pic:nvPicPr>
                  <pic:blipFill>
                    <a:blip r:embed="rId4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790761" cy="38236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086838" w14:textId="77777777" w:rsidR="00A64875" w:rsidRDefault="000D7AA2">
      <w:pPr>
        <w:pStyle w:val="Ttulo4"/>
      </w:pPr>
      <w:bookmarkStart w:id="67" w:name="_qvt7wu22kr78" w:colFirst="0" w:colLast="0"/>
      <w:bookmarkEnd w:id="67"/>
      <w:proofErr w:type="spellStart"/>
      <w:r>
        <w:t>Figura</w:t>
      </w:r>
      <w:proofErr w:type="spellEnd"/>
      <w:r>
        <w:t xml:space="preserve"> 32. </w:t>
      </w:r>
      <w:proofErr w:type="spellStart"/>
      <w:r>
        <w:t>Conversión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2892F4E0" w14:textId="77777777" w:rsidR="00A64875" w:rsidRDefault="000D7AA2">
      <w:pPr>
        <w:pStyle w:val="Ttulo2"/>
      </w:pPr>
      <w:r>
        <w:t>CLIENTE ESCRITORIO</w:t>
      </w:r>
    </w:p>
    <w:p w14:paraId="28C9089F" w14:textId="77777777" w:rsidR="00A64875" w:rsidRDefault="000D7AA2">
      <w:pPr>
        <w:pStyle w:val="Ttulo3"/>
      </w:pPr>
      <w:bookmarkStart w:id="68" w:name="_8q9x4hgse9iu" w:colFirst="0" w:colLast="0"/>
      <w:bookmarkEnd w:id="68"/>
      <w:r>
        <w:t>CREACIÓN DEL PROYECTO</w:t>
      </w:r>
    </w:p>
    <w:p w14:paraId="435C8E08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consola</w:t>
      </w:r>
      <w:proofErr w:type="spellEnd"/>
      <w:r>
        <w:t xml:space="preserve"> </w:t>
      </w:r>
      <w:r>
        <w:rPr>
          <w:i/>
          <w:iCs/>
        </w:rPr>
        <w:t>Java Application</w:t>
      </w:r>
    </w:p>
    <w:p w14:paraId="50C1B3AE" w14:textId="77777777" w:rsidR="00A64875" w:rsidRDefault="000D7AA2">
      <w:pPr>
        <w:pStyle w:val="Ttulo3"/>
      </w:pPr>
      <w:bookmarkStart w:id="69" w:name="_4z2a0ke5vby1" w:colFirst="0" w:colLast="0"/>
      <w:bookmarkEnd w:id="69"/>
      <w:r>
        <w:t>ESTRUCTURA DEL PROYECTO</w:t>
      </w:r>
    </w:p>
    <w:p w14:paraId="3216EDD5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de </w:t>
      </w:r>
      <w:proofErr w:type="spellStart"/>
      <w:r>
        <w:t>escritorio</w:t>
      </w:r>
      <w:proofErr w:type="spellEnd"/>
      <w:r>
        <w:t xml:space="preserve"> con interfaz </w:t>
      </w:r>
      <w:proofErr w:type="spellStart"/>
      <w:r>
        <w:t>gráfica</w:t>
      </w:r>
      <w:proofErr w:type="spellEnd"/>
      <w:r>
        <w:t xml:space="preserve"> se </w:t>
      </w:r>
      <w:proofErr w:type="spellStart"/>
      <w:r>
        <w:t>estructuró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MVC. Se </w:t>
      </w:r>
      <w:proofErr w:type="spellStart"/>
      <w:r>
        <w:t>crearon</w:t>
      </w:r>
      <w:proofErr w:type="spellEnd"/>
      <w:r>
        <w:t xml:space="preserve"> los </w:t>
      </w:r>
      <w:proofErr w:type="spellStart"/>
      <w:r>
        <w:t>paquetes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, vista y </w:t>
      </w:r>
      <w:proofErr w:type="spellStart"/>
      <w:r>
        <w:t>controlador</w:t>
      </w:r>
      <w:proofErr w:type="spellEnd"/>
      <w:r>
        <w:t xml:space="preserve"> para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diseño</w:t>
      </w:r>
      <w:proofErr w:type="spellEnd"/>
      <w:r>
        <w:t xml:space="preserve"> visual de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consumo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</w:t>
      </w:r>
    </w:p>
    <w:p w14:paraId="34AED321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4B8E9A00" wp14:editId="38B6D8BA">
            <wp:extent cx="3019425" cy="1028700"/>
            <wp:effectExtent l="0" t="0" r="0" b="0"/>
            <wp:docPr id="71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19425" cy="1028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66F28" w14:textId="77777777" w:rsidR="00A64875" w:rsidRDefault="000D7AA2">
      <w:pPr>
        <w:pStyle w:val="Ttulo4"/>
      </w:pPr>
      <w:bookmarkStart w:id="70" w:name="_uv81a5e9mrpd" w:colFirst="0" w:colLast="0"/>
      <w:bookmarkEnd w:id="70"/>
      <w:proofErr w:type="spellStart"/>
      <w:r>
        <w:t>Figura</w:t>
      </w:r>
      <w:proofErr w:type="spellEnd"/>
      <w:r>
        <w:t xml:space="preserve"> 33.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0432706" w14:textId="77777777" w:rsidR="00A64875" w:rsidRDefault="000D7AA2">
      <w:pPr>
        <w:pStyle w:val="Ttulo2"/>
      </w:pPr>
      <w:bookmarkStart w:id="71" w:name="_3j26d7lqnrwz" w:colFirst="0" w:colLast="0"/>
      <w:bookmarkEnd w:id="71"/>
      <w:r>
        <w:t>CODIFICACIÓN DEL PROYECTO CLIENTE ESCRITORIO</w:t>
      </w:r>
    </w:p>
    <w:p w14:paraId="5B3CF4AF" w14:textId="77777777" w:rsidR="00A64875" w:rsidRDefault="000D7AA2">
      <w:pPr>
        <w:pStyle w:val="Ttulo3"/>
      </w:pPr>
      <w:bookmarkStart w:id="72" w:name="_w39z7hrs508b" w:colFirst="0" w:colLast="0"/>
      <w:bookmarkEnd w:id="72"/>
      <w:r>
        <w:t>CREACIÓN DE MODELOS</w:t>
      </w:r>
    </w:p>
    <w:p w14:paraId="4C83BFCE" w14:textId="77777777" w:rsidR="00A64875" w:rsidRDefault="000D7AA2">
      <w:pPr>
        <w:rPr>
          <w:i/>
          <w:iCs/>
        </w:rPr>
      </w:pPr>
      <w:r>
        <w:t xml:space="preserve">Al no </w:t>
      </w:r>
      <w:proofErr w:type="spellStart"/>
      <w:r>
        <w:t>requerir</w:t>
      </w:r>
      <w:proofErr w:type="spellEnd"/>
      <w:r>
        <w:t xml:space="preserve"> base de </w:t>
      </w:r>
      <w:proofErr w:type="spellStart"/>
      <w:r>
        <w:t>datos</w:t>
      </w:r>
      <w:proofErr w:type="spellEnd"/>
      <w:r>
        <w:t xml:space="preserve">,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modelo</w:t>
      </w:r>
      <w:proofErr w:type="spellEnd"/>
      <w:r>
        <w:t xml:space="preserve"> solo se </w:t>
      </w:r>
      <w:proofErr w:type="spellStart"/>
      <w:r>
        <w:t>manejan</w:t>
      </w:r>
      <w:proofErr w:type="spellEnd"/>
      <w:r>
        <w:t xml:space="preserve">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auxiliares</w:t>
      </w:r>
      <w:proofErr w:type="spellEnd"/>
      <w:r>
        <w:t xml:space="preserve"> y </w:t>
      </w:r>
      <w:proofErr w:type="spellStart"/>
      <w:r>
        <w:t>enumeradores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sirven</w:t>
      </w:r>
      <w:proofErr w:type="spellEnd"/>
      <w:r>
        <w:t xml:space="preserve"> </w:t>
      </w:r>
      <w:proofErr w:type="spellStart"/>
      <w:r>
        <w:t>exclusivamente</w:t>
      </w:r>
      <w:proofErr w:type="spellEnd"/>
      <w:r>
        <w:t xml:space="preserve"> para </w:t>
      </w:r>
      <w:proofErr w:type="spellStart"/>
      <w:r>
        <w:t>llenar</w:t>
      </w:r>
      <w:proofErr w:type="spellEnd"/>
      <w:r>
        <w:t xml:space="preserve"> las </w:t>
      </w:r>
      <w:proofErr w:type="spellStart"/>
      <w:r>
        <w:t>opciones</w:t>
      </w:r>
      <w:proofErr w:type="spellEnd"/>
      <w:r>
        <w:t xml:space="preserve"> de </w:t>
      </w:r>
      <w:proofErr w:type="spellStart"/>
      <w:r>
        <w:t>listas</w:t>
      </w:r>
      <w:proofErr w:type="spellEnd"/>
      <w:r>
        <w:t xml:space="preserve"> </w:t>
      </w:r>
      <w:proofErr w:type="spellStart"/>
      <w:r>
        <w:t>desplegables</w:t>
      </w:r>
      <w:proofErr w:type="spellEnd"/>
      <w:r>
        <w:t xml:space="preserve"> en las </w:t>
      </w:r>
      <w:proofErr w:type="spellStart"/>
      <w:r>
        <w:t>ventanas</w:t>
      </w:r>
      <w:proofErr w:type="spellEnd"/>
      <w:r>
        <w:t>.</w:t>
      </w:r>
    </w:p>
    <w:p w14:paraId="756220B1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59A53288" wp14:editId="319078E1">
            <wp:extent cx="2476500" cy="342900"/>
            <wp:effectExtent l="0" t="0" r="0" b="0"/>
            <wp:docPr id="7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76500" cy="342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8D24DB" w14:textId="77777777" w:rsidR="00A64875" w:rsidRDefault="000D7AA2">
      <w:pPr>
        <w:pStyle w:val="Ttulo4"/>
      </w:pPr>
      <w:bookmarkStart w:id="73" w:name="_qn4ox74kjgau" w:colFirst="0" w:colLast="0"/>
      <w:bookmarkEnd w:id="73"/>
      <w:proofErr w:type="spellStart"/>
      <w:r>
        <w:t>Figura</w:t>
      </w:r>
      <w:proofErr w:type="spellEnd"/>
      <w:r>
        <w:t xml:space="preserve"> 34.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1CBB774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</w:t>
      </w:r>
    </w:p>
    <w:p w14:paraId="0F49CB70" w14:textId="77777777" w:rsidR="00A64875" w:rsidRDefault="000D7AA2">
      <w:pPr>
        <w:rPr>
          <w:i/>
          <w:iCs/>
        </w:rPr>
      </w:pPr>
      <w:r>
        <w:t xml:space="preserve">Para </w:t>
      </w:r>
      <w:proofErr w:type="spellStart"/>
      <w:r>
        <w:t>conectar</w:t>
      </w:r>
      <w:proofErr w:type="spellEnd"/>
      <w:r>
        <w:t xml:space="preserve"> la interfaz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se </w:t>
      </w:r>
      <w:proofErr w:type="spellStart"/>
      <w:r>
        <w:t>generaron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JAX-WS a </w:t>
      </w:r>
      <w:proofErr w:type="spellStart"/>
      <w:r>
        <w:t>partir</w:t>
      </w:r>
      <w:proofErr w:type="spellEnd"/>
      <w:r>
        <w:t xml:space="preserve"> del WSDL.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 se </w:t>
      </w:r>
      <w:proofErr w:type="spellStart"/>
      <w:r>
        <w:t>crearon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que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ingresados</w:t>
      </w:r>
      <w:proofErr w:type="spellEnd"/>
      <w:r>
        <w:t xml:space="preserve"> en las </w:t>
      </w:r>
      <w:proofErr w:type="spellStart"/>
      <w:r>
        <w:t>ventanas</w:t>
      </w:r>
      <w:proofErr w:type="spellEnd"/>
      <w:r>
        <w:t xml:space="preserve">, </w:t>
      </w:r>
      <w:proofErr w:type="spellStart"/>
      <w:r>
        <w:t>invocan</w:t>
      </w:r>
      <w:proofErr w:type="spellEnd"/>
      <w:r>
        <w:t xml:space="preserve"> las </w:t>
      </w:r>
      <w:proofErr w:type="spellStart"/>
      <w:r>
        <w:t>operaciones</w:t>
      </w:r>
      <w:proofErr w:type="spellEnd"/>
      <w:r>
        <w:t xml:space="preserve"> SOAP </w:t>
      </w:r>
      <w:proofErr w:type="spellStart"/>
      <w:r>
        <w:t>remotas</w:t>
      </w:r>
      <w:proofErr w:type="spellEnd"/>
      <w:r>
        <w:t xml:space="preserve"> y </w:t>
      </w:r>
      <w:proofErr w:type="spellStart"/>
      <w:r>
        <w:t>devuelven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a la </w:t>
      </w:r>
      <w:proofErr w:type="spellStart"/>
      <w:r>
        <w:t>pantalla</w:t>
      </w:r>
      <w:proofErr w:type="spellEnd"/>
      <w:r>
        <w:t>.</w:t>
      </w:r>
    </w:p>
    <w:p w14:paraId="1D0E498D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0E7A11AE" wp14:editId="7C04EDB0">
            <wp:extent cx="2743200" cy="457200"/>
            <wp:effectExtent l="0" t="0" r="0" b="0"/>
            <wp:docPr id="73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4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57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287319" w14:textId="77777777" w:rsidR="00A64875" w:rsidRDefault="000D7AA2">
      <w:pPr>
        <w:pStyle w:val="Ttulo4"/>
      </w:pPr>
      <w:bookmarkStart w:id="74" w:name="_hc66wifoybpo" w:colFirst="0" w:colLast="0"/>
      <w:bookmarkEnd w:id="74"/>
      <w:proofErr w:type="spellStart"/>
      <w:r>
        <w:t>Figura</w:t>
      </w:r>
      <w:proofErr w:type="spellEnd"/>
      <w:r>
        <w:t xml:space="preserve"> 35.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servicio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consola</w:t>
      </w:r>
      <w:proofErr w:type="spellEnd"/>
    </w:p>
    <w:p w14:paraId="52D46DDB" w14:textId="77777777" w:rsidR="00A64875" w:rsidRDefault="000D7AA2">
      <w:pPr>
        <w:pStyle w:val="Ttulo5"/>
      </w:pPr>
      <w:bookmarkStart w:id="75" w:name="_k11a6l4yte45" w:colFirst="0" w:colLast="0"/>
      <w:bookmarkEnd w:id="75"/>
      <w:proofErr w:type="spellStart"/>
      <w:r>
        <w:t>Tabla</w:t>
      </w:r>
      <w:proofErr w:type="spellEnd"/>
      <w:r>
        <w:t xml:space="preserve"> 13.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ControladorConversiones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tbl>
      <w:tblPr>
        <w:tblStyle w:val="ac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B603F19" w14:textId="77777777">
        <w:tc>
          <w:tcPr>
            <w:tcW w:w="8494" w:type="dxa"/>
            <w:shd w:val="clear" w:color="auto" w:fill="D9D9D9"/>
          </w:tcPr>
          <w:p w14:paraId="3A875A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.clienteescritorio.controlador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5A208D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439C0E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.clientesws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.*;</w:t>
            </w:r>
          </w:p>
          <w:p w14:paraId="16AB0D2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B246ED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7FBC96C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00F223D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joanc</w:t>
            </w:r>
            <w:proofErr w:type="spellEnd"/>
          </w:p>
          <w:p w14:paraId="6456DCF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7368612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ControladorConversiones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0663DD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String token;</w:t>
            </w:r>
          </w:p>
          <w:p w14:paraId="40372FA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202D0EA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boolean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iniciarSesion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String clave) {</w:t>
            </w:r>
          </w:p>
          <w:p w14:paraId="7B984B2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msgCredencialesInvalidas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"ERROR: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inválidas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";</w:t>
            </w:r>
          </w:p>
          <w:p w14:paraId="1C88D8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48F07B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4CBAA14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2EC983C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service.getWSLoginPort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().login(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clave);</w:t>
            </w:r>
          </w:p>
          <w:p w14:paraId="03D1F7A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this.token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.equals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msgCredencialesInvalidas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)){</w:t>
            </w:r>
          </w:p>
          <w:p w14:paraId="2915E97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System.out.println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incorrectas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48AACF2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false;</w:t>
            </w:r>
          </w:p>
          <w:p w14:paraId="5BDAD3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74F9735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true;</w:t>
            </w:r>
          </w:p>
          <w:p w14:paraId="20CBAD1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e) {</w:t>
            </w:r>
          </w:p>
          <w:p w14:paraId="40BC6A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System.err.println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("Error en la comunicación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: " +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175748D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false;</w:t>
            </w:r>
          </w:p>
          <w:p w14:paraId="0A9185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0BC1C1B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33280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6389A5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329DD9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WSLongitud_Service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WSLongitud_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6CAC812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service.getWSLongitudPort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30E35D4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1D7D6759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EF287E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6954F9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WSTemperatura_Service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WSTemperatura_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7C03909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service.getWSTemperaturaPort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2FCEFF3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321E5A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67511F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double valor,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throws Exception {</w:t>
            </w:r>
          </w:p>
          <w:p w14:paraId="443FDF3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WSMasa_Service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service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WSMasa_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616325A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service.getWSMasaPort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33A9893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A019FE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3661AEA6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5C75E6DA" w14:textId="77777777" w:rsidR="00A64875" w:rsidRDefault="000D7AA2">
      <w:pPr>
        <w:rPr>
          <w:i/>
          <w:iCs/>
        </w:rPr>
      </w:pP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vista se </w:t>
      </w:r>
      <w:proofErr w:type="spellStart"/>
      <w:r>
        <w:t>diseñaron</w:t>
      </w:r>
      <w:proofErr w:type="spellEnd"/>
      <w:r>
        <w:t xml:space="preserve"> las interfaces </w:t>
      </w:r>
      <w:proofErr w:type="spellStart"/>
      <w:r>
        <w:t>gráficas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(</w:t>
      </w:r>
      <w:proofErr w:type="spellStart"/>
      <w:r>
        <w:t>JFrames</w:t>
      </w:r>
      <w:proofErr w:type="spellEnd"/>
      <w:r>
        <w:t xml:space="preserve">) de NetBeans. </w:t>
      </w:r>
      <w:proofErr w:type="spellStart"/>
      <w:r>
        <w:t>Estas</w:t>
      </w:r>
      <w:proofErr w:type="spellEnd"/>
      <w:r>
        <w:t xml:space="preserve"> </w:t>
      </w:r>
      <w:proofErr w:type="spellStart"/>
      <w:r>
        <w:t>ventanas</w:t>
      </w:r>
      <w:proofErr w:type="spellEnd"/>
      <w:r>
        <w:t xml:space="preserve"> </w:t>
      </w:r>
      <w:proofErr w:type="spellStart"/>
      <w:r>
        <w:t>contienen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</w:t>
      </w:r>
      <w:proofErr w:type="spellStart"/>
      <w:r>
        <w:t>visuales</w:t>
      </w:r>
      <w:proofErr w:type="spellEnd"/>
      <w:r>
        <w:t xml:space="preserve"> </w:t>
      </w:r>
      <w:proofErr w:type="spellStart"/>
      <w:r>
        <w:t>necesarios</w:t>
      </w:r>
      <w:proofErr w:type="spellEnd"/>
      <w:r>
        <w:t xml:space="preserve"> para </w:t>
      </w:r>
      <w:proofErr w:type="spellStart"/>
      <w:r>
        <w:t>interactuar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función</w:t>
      </w:r>
      <w:proofErr w:type="spellEnd"/>
      <w:r>
        <w:t xml:space="preserve"> es </w:t>
      </w:r>
      <w:proofErr w:type="spellStart"/>
      <w:r>
        <w:t>estrictamente</w:t>
      </w:r>
      <w:proofErr w:type="spellEnd"/>
      <w:r>
        <w:t xml:space="preserve"> visual: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entrada y </w:t>
      </w:r>
      <w:proofErr w:type="spellStart"/>
      <w:r>
        <w:t>muestran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, </w:t>
      </w:r>
      <w:proofErr w:type="spellStart"/>
      <w:r>
        <w:t>delegando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procesamiento</w:t>
      </w:r>
      <w:proofErr w:type="spellEnd"/>
      <w:r>
        <w:t xml:space="preserve"> al </w:t>
      </w:r>
      <w:proofErr w:type="spellStart"/>
      <w:r>
        <w:t>controlador</w:t>
      </w:r>
      <w:proofErr w:type="spellEnd"/>
      <w:r>
        <w:t>.</w:t>
      </w:r>
    </w:p>
    <w:p w14:paraId="32261D27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641F82F4" wp14:editId="27EFBAF6">
            <wp:extent cx="2173125" cy="781638"/>
            <wp:effectExtent l="0" t="0" r="0" b="0"/>
            <wp:docPr id="74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73125" cy="78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39207B" w14:textId="77777777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36.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599FFB2E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CLASE PRINCIPAL (EJECUCIÓN)</w:t>
      </w:r>
    </w:p>
    <w:p w14:paraId="6973EE26" w14:textId="77777777" w:rsidR="00A64875" w:rsidRDefault="000D7AA2">
      <w:r>
        <w:t xml:space="preserve">La </w:t>
      </w:r>
      <w:proofErr w:type="spellStart"/>
      <w:r>
        <w:t>clase</w:t>
      </w:r>
      <w:proofErr w:type="spellEnd"/>
      <w:r>
        <w:t xml:space="preserve"> principal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punto de entrada de la </w:t>
      </w:r>
      <w:proofErr w:type="spellStart"/>
      <w:r>
        <w:t>aplicación</w:t>
      </w:r>
      <w:proofErr w:type="spellEnd"/>
      <w:r>
        <w:t xml:space="preserve">. </w:t>
      </w:r>
      <w:proofErr w:type="spellStart"/>
      <w:r>
        <w:t>Su</w:t>
      </w:r>
      <w:proofErr w:type="spellEnd"/>
      <w:r>
        <w:t xml:space="preserve"> </w:t>
      </w:r>
      <w:proofErr w:type="spellStart"/>
      <w:r>
        <w:t>única</w:t>
      </w:r>
      <w:proofErr w:type="spellEnd"/>
      <w:r>
        <w:t xml:space="preserve"> </w:t>
      </w:r>
      <w:proofErr w:type="spellStart"/>
      <w:r>
        <w:t>responsabilidad</w:t>
      </w:r>
      <w:proofErr w:type="spellEnd"/>
      <w:r>
        <w:t xml:space="preserve"> es </w:t>
      </w:r>
      <w:proofErr w:type="spellStart"/>
      <w:r>
        <w:t>instanciar</w:t>
      </w:r>
      <w:proofErr w:type="spellEnd"/>
      <w:r>
        <w:t xml:space="preserve"> la </w:t>
      </w:r>
      <w:proofErr w:type="spellStart"/>
      <w:r>
        <w:t>ventana</w:t>
      </w:r>
      <w:proofErr w:type="spellEnd"/>
      <w:r>
        <w:t xml:space="preserve">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(la interfaz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) y </w:t>
      </w:r>
      <w:proofErr w:type="spellStart"/>
      <w:r>
        <w:t>hacerla</w:t>
      </w:r>
      <w:proofErr w:type="spellEnd"/>
      <w:r>
        <w:t xml:space="preserve"> visible en la </w:t>
      </w:r>
      <w:proofErr w:type="spellStart"/>
      <w:r>
        <w:t>pantalla</w:t>
      </w:r>
      <w:proofErr w:type="spellEnd"/>
      <w:r>
        <w:t xml:space="preserve"> para </w:t>
      </w:r>
      <w:proofErr w:type="spellStart"/>
      <w:r>
        <w:t>iniciar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flujo</w:t>
      </w:r>
      <w:proofErr w:type="spellEnd"/>
      <w:r>
        <w:t xml:space="preserve"> </w:t>
      </w:r>
      <w:proofErr w:type="spellStart"/>
      <w:r>
        <w:t>gráfico</w:t>
      </w:r>
      <w:proofErr w:type="spellEnd"/>
      <w:r>
        <w:t xml:space="preserve"> del </w:t>
      </w:r>
      <w:proofErr w:type="spellStart"/>
      <w:r>
        <w:t>programa</w:t>
      </w:r>
      <w:proofErr w:type="spellEnd"/>
      <w:r>
        <w:t>.</w:t>
      </w:r>
    </w:p>
    <w:p w14:paraId="1F840ADD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32E42D8F" wp14:editId="76B497A5">
            <wp:extent cx="2135025" cy="767934"/>
            <wp:effectExtent l="0" t="0" r="0" b="0"/>
            <wp:docPr id="40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5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35025" cy="76793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7A178B5" w14:textId="77777777" w:rsidR="00A64875" w:rsidRDefault="000D7AA2">
      <w:pPr>
        <w:pStyle w:val="Ttulo4"/>
      </w:pPr>
      <w:bookmarkStart w:id="76" w:name="_gxf195gp5c6f" w:colFirst="0" w:colLast="0"/>
      <w:bookmarkEnd w:id="76"/>
      <w:proofErr w:type="spellStart"/>
      <w:r>
        <w:t>Figura</w:t>
      </w:r>
      <w:proofErr w:type="spellEnd"/>
      <w:r>
        <w:t xml:space="preserve"> 37.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78A088F9" w14:textId="77777777" w:rsidR="00A64875" w:rsidRDefault="00A64875"/>
    <w:p w14:paraId="41B3B4C3" w14:textId="77777777" w:rsidR="00A64875" w:rsidRDefault="000D7AA2">
      <w:pPr>
        <w:pStyle w:val="Ttulo3"/>
      </w:pPr>
      <w:bookmarkStart w:id="77" w:name="_9064n7ze3bs4" w:colFirst="0" w:colLast="0"/>
      <w:bookmarkEnd w:id="77"/>
      <w:r>
        <w:t>EJECUCIÓN DEL CLIENTE DE ESCRITORIO</w:t>
      </w:r>
    </w:p>
    <w:p w14:paraId="262A83DE" w14:textId="77777777" w:rsidR="00A64875" w:rsidRDefault="000D7AA2">
      <w:pPr>
        <w:jc w:val="center"/>
      </w:pPr>
      <w:r>
        <w:rPr>
          <w:noProof/>
        </w:rPr>
        <w:drawing>
          <wp:inline distT="114300" distB="114300" distL="114300" distR="114300" wp14:anchorId="092A86D6" wp14:editId="3F8376D1">
            <wp:extent cx="4082888" cy="2469488"/>
            <wp:effectExtent l="0" t="0" r="0" b="0"/>
            <wp:docPr id="7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5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082888" cy="2469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11AC1F" w14:textId="77777777" w:rsidR="00A64875" w:rsidRDefault="000D7AA2">
      <w:pPr>
        <w:pStyle w:val="Ttulo4"/>
      </w:pPr>
      <w:bookmarkStart w:id="78" w:name="_6d7qp5qja0x0" w:colFirst="0" w:colLast="0"/>
      <w:bookmarkEnd w:id="78"/>
      <w:proofErr w:type="spellStart"/>
      <w:r>
        <w:t>Figura</w:t>
      </w:r>
      <w:proofErr w:type="spellEnd"/>
      <w:r>
        <w:t xml:space="preserve"> 38.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904FE3F" w14:textId="77777777" w:rsidR="00A64875" w:rsidRDefault="000D7A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79" w:name="_xbnp2zcdk5zv" w:colFirst="0" w:colLast="0"/>
      <w:bookmarkEnd w:id="79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3171F6CF" wp14:editId="38B87592">
            <wp:extent cx="4102674" cy="2727325"/>
            <wp:effectExtent l="0" t="0" r="0" b="0"/>
            <wp:docPr id="7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09411" cy="27318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9AA0AF" w14:textId="77777777" w:rsidR="00A64875" w:rsidRDefault="000D7AA2">
      <w:pPr>
        <w:pStyle w:val="Ttulo4"/>
      </w:pPr>
      <w:bookmarkStart w:id="80" w:name="_basehgy87ev3" w:colFirst="0" w:colLast="0"/>
      <w:bookmarkEnd w:id="80"/>
      <w:proofErr w:type="spellStart"/>
      <w:r>
        <w:t>Figura</w:t>
      </w:r>
      <w:proofErr w:type="spellEnd"/>
      <w:r>
        <w:t xml:space="preserve"> 39.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p w14:paraId="6A1345B2" w14:textId="77777777" w:rsidR="00A64875" w:rsidRDefault="000D7AA2">
      <w:pPr>
        <w:pStyle w:val="Ttulo2"/>
      </w:pPr>
      <w:r>
        <w:t>CLIENTE WEB</w:t>
      </w:r>
    </w:p>
    <w:p w14:paraId="00659BB4" w14:textId="77777777" w:rsidR="00A64875" w:rsidRDefault="000D7AA2">
      <w:pPr>
        <w:pStyle w:val="Ttulo3"/>
      </w:pPr>
      <w:r>
        <w:t>CREACIÓN DEL PROYECTO</w:t>
      </w:r>
    </w:p>
    <w:p w14:paraId="5512FA4B" w14:textId="5D5E46EC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</w:t>
      </w:r>
      <w:proofErr w:type="spellStart"/>
      <w:r>
        <w:t>crea</w:t>
      </w:r>
      <w:proofErr w:type="spellEnd"/>
      <w:r>
        <w:t xml:space="preserve"> de </w:t>
      </w:r>
      <w:proofErr w:type="spellStart"/>
      <w:r>
        <w:t>igual</w:t>
      </w:r>
      <w:proofErr w:type="spellEnd"/>
      <w:r>
        <w:t xml:space="preserve"> </w:t>
      </w:r>
      <w:proofErr w:type="spellStart"/>
      <w:r>
        <w:t>manera</w:t>
      </w:r>
      <w:proofErr w:type="spellEnd"/>
      <w:r>
        <w:t xml:space="preserve"> que </w:t>
      </w:r>
      <w:proofErr w:type="spellStart"/>
      <w:r>
        <w:t>el</w:t>
      </w:r>
      <w:proofErr w:type="spellEnd"/>
      <w:r>
        <w:t xml:space="preserve"> </w:t>
      </w:r>
      <w:r w:rsidR="003064F7">
        <w:t xml:space="preserve">webservice </w:t>
      </w:r>
      <w:r>
        <w:t>con ‘Web Application’.</w:t>
      </w:r>
    </w:p>
    <w:p w14:paraId="5418E809" w14:textId="77777777" w:rsidR="00A64875" w:rsidRDefault="000D7AA2">
      <w:pPr>
        <w:pStyle w:val="Ttulo3"/>
      </w:pPr>
      <w:r>
        <w:t>ESTRUCTURA DEL PROYECTO</w:t>
      </w:r>
    </w:p>
    <w:p w14:paraId="5A8A92DC" w14:textId="77777777" w:rsidR="00A64875" w:rsidRDefault="000D7AA2">
      <w:r>
        <w:t xml:space="preserve">El </w:t>
      </w:r>
      <w:proofErr w:type="spellStart"/>
      <w:r>
        <w:t>cliente</w:t>
      </w:r>
      <w:proofErr w:type="spellEnd"/>
      <w:r>
        <w:t xml:space="preserve"> web se </w:t>
      </w:r>
      <w:proofErr w:type="spellStart"/>
      <w:r>
        <w:t>desarrolló</w:t>
      </w:r>
      <w:proofErr w:type="spellEnd"/>
      <w:r>
        <w:t xml:space="preserve"> </w:t>
      </w:r>
      <w:proofErr w:type="spellStart"/>
      <w:r>
        <w:t>siguiendo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patrón MVC </w:t>
      </w:r>
      <w:proofErr w:type="spellStart"/>
      <w:r>
        <w:t>utilizando</w:t>
      </w:r>
      <w:proofErr w:type="spellEnd"/>
      <w:r>
        <w:t xml:space="preserve"> Servlets y </w:t>
      </w:r>
      <w:proofErr w:type="spellStart"/>
      <w:r>
        <w:t>JavaServer</w:t>
      </w:r>
      <w:proofErr w:type="spellEnd"/>
      <w:r>
        <w:t xml:space="preserve"> Pages (JSP). La </w:t>
      </w:r>
      <w:proofErr w:type="spellStart"/>
      <w:r>
        <w:t>estructura</w:t>
      </w:r>
      <w:proofErr w:type="spellEnd"/>
      <w:r>
        <w:t xml:space="preserve"> </w:t>
      </w:r>
      <w:proofErr w:type="spellStart"/>
      <w:r>
        <w:t>separa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control (en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</w:t>
      </w:r>
      <w:proofErr w:type="spellStart"/>
      <w:r>
        <w:t>controlador</w:t>
      </w:r>
      <w:proofErr w:type="spellEnd"/>
      <w:r>
        <w:t xml:space="preserve">) de las interfaces de </w:t>
      </w:r>
      <w:proofErr w:type="spellStart"/>
      <w:r>
        <w:t>usuario</w:t>
      </w:r>
      <w:proofErr w:type="spellEnd"/>
      <w:r>
        <w:t xml:space="preserve"> (</w:t>
      </w:r>
      <w:proofErr w:type="spellStart"/>
      <w:r>
        <w:t>páginas</w:t>
      </w:r>
      <w:proofErr w:type="spellEnd"/>
      <w:r>
        <w:t xml:space="preserve"> web).</w:t>
      </w:r>
    </w:p>
    <w:p w14:paraId="1130E9DA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7B39456C" wp14:editId="5F294920">
            <wp:extent cx="2095500" cy="561975"/>
            <wp:effectExtent l="0" t="0" r="0" b="0"/>
            <wp:docPr id="77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95500" cy="5619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880133" w14:textId="77777777" w:rsidR="00A64875" w:rsidRDefault="000D7AA2">
      <w:pPr>
        <w:pStyle w:val="Ttulo4"/>
      </w:pPr>
      <w:bookmarkStart w:id="81" w:name="_rr0nlmh9db16" w:colFirst="0" w:colLast="0"/>
      <w:bookmarkEnd w:id="81"/>
      <w:proofErr w:type="spellStart"/>
      <w:r>
        <w:t>Figura</w:t>
      </w:r>
      <w:proofErr w:type="spellEnd"/>
      <w:r>
        <w:t xml:space="preserve"> 40.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 w14:paraId="28A2D36D" w14:textId="77777777" w:rsidR="00A64875" w:rsidRDefault="000D7AA2">
      <w:pPr>
        <w:pStyle w:val="Ttulo2"/>
      </w:pPr>
      <w:r>
        <w:t>CODIFICACIÓN DEL PROYECTO CLIENTE WEB</w:t>
      </w:r>
    </w:p>
    <w:p w14:paraId="0995C488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CONSUMO DEL SERVICIO SOAP (SERVLETS)</w:t>
      </w:r>
    </w:p>
    <w:p w14:paraId="51A15744" w14:textId="77777777" w:rsidR="00A64875" w:rsidRDefault="000D7AA2">
      <w:pPr>
        <w:rPr>
          <w:i/>
          <w:iCs/>
        </w:rPr>
      </w:pPr>
      <w:r>
        <w:t xml:space="preserve">Para la comunicación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SOAP, se </w:t>
      </w:r>
      <w:proofErr w:type="spellStart"/>
      <w:r>
        <w:t>crearon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basados</w:t>
      </w:r>
      <w:proofErr w:type="spellEnd"/>
      <w:r>
        <w:t xml:space="preserve"> en Servlets de Jakarta EE.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 y </w:t>
      </w:r>
      <w:proofErr w:type="spellStart"/>
      <w:r>
        <w:t>ConversorServlet</w:t>
      </w:r>
      <w:proofErr w:type="spellEnd"/>
      <w:r>
        <w:t xml:space="preserve"> se </w:t>
      </w:r>
      <w:proofErr w:type="spellStart"/>
      <w:r>
        <w:t>encargan</w:t>
      </w:r>
      <w:proofErr w:type="spellEnd"/>
      <w:r>
        <w:t xml:space="preserve"> de </w:t>
      </w:r>
      <w:proofErr w:type="spellStart"/>
      <w:r>
        <w:t>recibir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HTTP (GET y POST)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navegador</w:t>
      </w:r>
      <w:proofErr w:type="spellEnd"/>
      <w:r>
        <w:t xml:space="preserve">, </w:t>
      </w:r>
      <w:proofErr w:type="spellStart"/>
      <w:r>
        <w:t>instanciar</w:t>
      </w:r>
      <w:proofErr w:type="spellEnd"/>
      <w:r>
        <w:t xml:space="preserve"> los </w:t>
      </w:r>
      <w:proofErr w:type="spellStart"/>
      <w:r>
        <w:t>clientes</w:t>
      </w:r>
      <w:proofErr w:type="spellEnd"/>
      <w:r>
        <w:t xml:space="preserve"> JAX-WS para </w:t>
      </w:r>
      <w:proofErr w:type="spellStart"/>
      <w:r>
        <w:t>consumir</w:t>
      </w:r>
      <w:proofErr w:type="spellEnd"/>
      <w:r>
        <w:t xml:space="preserve"> los </w:t>
      </w:r>
      <w:proofErr w:type="spellStart"/>
      <w:r>
        <w:t>servicios</w:t>
      </w:r>
      <w:proofErr w:type="spellEnd"/>
      <w:r>
        <w:t xml:space="preserve"> </w:t>
      </w:r>
      <w:proofErr w:type="spellStart"/>
      <w:r>
        <w:t>remotos</w:t>
      </w:r>
      <w:proofErr w:type="spellEnd"/>
      <w:r>
        <w:t xml:space="preserve"> y </w:t>
      </w:r>
      <w:proofErr w:type="spellStart"/>
      <w:r>
        <w:t>redirigir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obtenidos</w:t>
      </w:r>
      <w:proofErr w:type="spellEnd"/>
      <w:r>
        <w:t xml:space="preserve"> </w:t>
      </w:r>
      <w:proofErr w:type="spellStart"/>
      <w:r>
        <w:t>hacia</w:t>
      </w:r>
      <w:proofErr w:type="spellEnd"/>
      <w:r>
        <w:t xml:space="preserve"> las </w:t>
      </w:r>
      <w:proofErr w:type="spellStart"/>
      <w:r>
        <w:t>páginas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359DBEF2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4DE74B6F" wp14:editId="3D45B000">
            <wp:extent cx="2247900" cy="704850"/>
            <wp:effectExtent l="0" t="0" r="0" b="0"/>
            <wp:docPr id="78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5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7900" cy="704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B30B53" w14:textId="77777777" w:rsidR="00A64875" w:rsidRDefault="000D7AA2">
      <w:pPr>
        <w:pStyle w:val="Ttulo4"/>
      </w:pPr>
      <w:bookmarkStart w:id="82" w:name="_f1flkodbf0h5" w:colFirst="0" w:colLast="0"/>
      <w:bookmarkEnd w:id="82"/>
      <w:proofErr w:type="spellStart"/>
      <w:r>
        <w:t>Figura</w:t>
      </w:r>
      <w:proofErr w:type="spellEnd"/>
      <w:r>
        <w:t xml:space="preserve"> 41. </w:t>
      </w:r>
      <w:proofErr w:type="spellStart"/>
      <w:r>
        <w:t>Creación</w:t>
      </w:r>
      <w:proofErr w:type="spellEnd"/>
      <w:r>
        <w:t xml:space="preserve"> de servlets - </w:t>
      </w:r>
      <w:proofErr w:type="spellStart"/>
      <w:r>
        <w:t>Cliente</w:t>
      </w:r>
      <w:proofErr w:type="spellEnd"/>
      <w:r>
        <w:t xml:space="preserve"> web</w:t>
      </w:r>
    </w:p>
    <w:p w14:paraId="12C65EF3" w14:textId="77777777" w:rsidR="00A64875" w:rsidRDefault="000D7AA2">
      <w:pPr>
        <w:pStyle w:val="Ttulo5"/>
      </w:pPr>
      <w:bookmarkStart w:id="83" w:name="_xt5cfjgd913q" w:colFirst="0" w:colLast="0"/>
      <w:bookmarkEnd w:id="83"/>
      <w:proofErr w:type="spellStart"/>
      <w:r>
        <w:t>Tabla</w:t>
      </w:r>
      <w:proofErr w:type="spellEnd"/>
      <w:r>
        <w:t xml:space="preserve"> 14.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ConversorServlet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tbl>
      <w:tblPr>
        <w:tblStyle w:val="ad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25592A95" w14:textId="77777777">
        <w:tc>
          <w:tcPr>
            <w:tcW w:w="8494" w:type="dxa"/>
            <w:shd w:val="clear" w:color="auto" w:fill="D9D9D9"/>
          </w:tcPr>
          <w:p w14:paraId="5F35440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980944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4C4E3F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java.io.IOException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06A97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.ServletException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436A3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.annotation.WebServlet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F3476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AAB76B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EF5FEE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E41CF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.http.HttpSession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DD533D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731AC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.controlador.WSLongitud_Service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7A1268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.controlador.WSMasa_Service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5C4F629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.controlador.WSTemperatura_Service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C86A72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04C8658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</w:t>
            </w:r>
          </w:p>
          <w:p w14:paraId="16EADEF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@author Soto</w:t>
            </w:r>
          </w:p>
          <w:p w14:paraId="4B780F5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57F1F2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@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WebServlet(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urlPatterns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{"/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"})</w:t>
            </w:r>
          </w:p>
          <w:p w14:paraId="77E9181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44DF2F6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D6EA1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@Override</w:t>
            </w:r>
          </w:p>
          <w:p w14:paraId="183C7F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protected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doPost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request,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response)</w:t>
            </w:r>
          </w:p>
          <w:p w14:paraId="63E6BBD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throws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ServletException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25C0AAD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B674A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response.setContentType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("text/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plain;charset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=UTF-8");</w:t>
            </w:r>
          </w:p>
          <w:p w14:paraId="7495B08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DA1575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HttpSession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21A0CF5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token = (String)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sesion.getAttribute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miToken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3140216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44EB8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(token == null) {</w:t>
            </w:r>
          </w:p>
          <w:p w14:paraId="5B011ED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().write("ERROR_SESSION");</w:t>
            </w:r>
          </w:p>
          <w:p w14:paraId="5507FE4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return;</w:t>
            </w:r>
          </w:p>
          <w:p w14:paraId="2EB2FF8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2400A83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8413FB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double valor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Double.parseDouble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txtValor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"));</w:t>
            </w:r>
          </w:p>
          <w:p w14:paraId="0A35EFC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cmbTipo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523C63C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71CCDC3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5B297E7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1E5ED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(valor &lt; 0 &amp;&amp;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tipo.equals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") ||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tipo.equals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("masa"))) {</w:t>
            </w:r>
          </w:p>
          <w:p w14:paraId="4CCBB5C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existen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negativos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en "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+ ".");</w:t>
            </w:r>
          </w:p>
          <w:p w14:paraId="3E093AA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return;</w:t>
            </w:r>
          </w:p>
          <w:p w14:paraId="031B1A3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41C88C4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5B9C49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double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0;</w:t>
            </w:r>
          </w:p>
          <w:p w14:paraId="02B825C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D8D46D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try {</w:t>
            </w:r>
          </w:p>
          <w:p w14:paraId="5FE364E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31A29E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</w:t>
            </w:r>
          </w:p>
          <w:p w14:paraId="46A1B1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if (valor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0){</w:t>
            </w:r>
            <w:proofErr w:type="gramEnd"/>
          </w:p>
          <w:p w14:paraId="4424187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No se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permiten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negativos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esta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magnitud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.");</w:t>
            </w:r>
          </w:p>
          <w:p w14:paraId="37CAEB8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break;</w:t>
            </w:r>
          </w:p>
          <w:p w14:paraId="7EB9E4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3C7EAE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portLon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WSLongitud_Service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getWSLongitudPort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62F1B09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portLon.convertirLongitud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6D106AE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break;</w:t>
            </w:r>
          </w:p>
          <w:p w14:paraId="29E29F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"masa":</w:t>
            </w:r>
          </w:p>
          <w:p w14:paraId="761EFA6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if (valor &lt;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0){</w:t>
            </w:r>
            <w:proofErr w:type="gramEnd"/>
          </w:p>
          <w:p w14:paraId="1D78318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No se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permiten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valores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negativos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esta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magnitud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.");</w:t>
            </w:r>
          </w:p>
          <w:p w14:paraId="2711F8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    break;</w:t>
            </w:r>
          </w:p>
          <w:p w14:paraId="77648CB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}</w:t>
            </w:r>
          </w:p>
          <w:p w14:paraId="67772B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portMas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WSMasa_Service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getWSMasaPort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61CB25C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portMas.convertirMasa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49745FC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break;</w:t>
            </w:r>
          </w:p>
          <w:p w14:paraId="108B99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case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":</w:t>
            </w:r>
          </w:p>
          <w:p w14:paraId="569944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portTemp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WSTemperatura_Service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getWSTemperaturaPort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50F3ACD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portTemp.convertirTemperatura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(valor,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token);</w:t>
            </w:r>
          </w:p>
          <w:p w14:paraId="2F3BD8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break;</w:t>
            </w:r>
          </w:p>
          <w:p w14:paraId="25DA74E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48C3BA4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7CD1E8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== -9999999.401) {</w:t>
            </w:r>
          </w:p>
          <w:p w14:paraId="33186BB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inválida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.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Loguéate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nuevo.");</w:t>
            </w:r>
          </w:p>
          <w:p w14:paraId="4AE858E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 else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== -999999.404) {</w:t>
            </w:r>
          </w:p>
          <w:p w14:paraId="4EA7ED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reconocidas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sistema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.");</w:t>
            </w:r>
          </w:p>
          <w:p w14:paraId="1B45FE8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 else {</w:t>
            </w:r>
          </w:p>
          <w:p w14:paraId="67425D0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().write(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String.valueOf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));</w:t>
            </w:r>
          </w:p>
          <w:p w14:paraId="77F8BE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1C9EC127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164A80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 catch (Exception e) {</w:t>
            </w:r>
          </w:p>
          <w:p w14:paraId="5D8F94A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response.getWriter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().write("ERROR: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Fallo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conectar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web.");</w:t>
            </w:r>
          </w:p>
          <w:p w14:paraId="684678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7281ED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D75A57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68C36F11" w14:textId="77777777" w:rsidR="00A64875" w:rsidRDefault="000D7AA2">
      <w:pPr>
        <w:pStyle w:val="Ttulo5"/>
      </w:pPr>
      <w:bookmarkStart w:id="84" w:name="_6l3wmb2229nm" w:colFirst="0" w:colLast="0"/>
      <w:bookmarkEnd w:id="84"/>
      <w:proofErr w:type="spellStart"/>
      <w:r>
        <w:t>Tabla</w:t>
      </w:r>
      <w:proofErr w:type="spellEnd"/>
      <w:r>
        <w:t xml:space="preserve"> 15.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escritorio</w:t>
      </w:r>
      <w:proofErr w:type="spellEnd"/>
    </w:p>
    <w:tbl>
      <w:tblPr>
        <w:tblStyle w:val="ae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6B516AA" w14:textId="77777777">
        <w:tc>
          <w:tcPr>
            <w:tcW w:w="8494" w:type="dxa"/>
            <w:shd w:val="clear" w:color="auto" w:fill="D9D9D9"/>
          </w:tcPr>
          <w:p w14:paraId="2C88D05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7AC97E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34C690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.controlador.WSLogin_Service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; </w:t>
            </w:r>
          </w:p>
          <w:p w14:paraId="356567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java.io.IOException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E499AB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java.io.PrintWriter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8C175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.ServletException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0C9C9A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.annotation.WebServlet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84AA9D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361AB2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4EF53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.http.HttpServletResponse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C5D844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jakarta.servlet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.http.HttpSession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AA876C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BE27C9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/**</w:t>
            </w:r>
          </w:p>
          <w:p w14:paraId="4AD2E98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</w:t>
            </w:r>
          </w:p>
          <w:p w14:paraId="1855A1C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 @author Soto</w:t>
            </w:r>
          </w:p>
          <w:p w14:paraId="282B4E6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206C28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@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WebServlet(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name =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urlPatterns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{"/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"})</w:t>
            </w:r>
          </w:p>
          <w:p w14:paraId="705B8BB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extends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030C196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236DB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@Override</w:t>
            </w:r>
          </w:p>
          <w:p w14:paraId="0D8CFD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protected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doPost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request,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HttpServletResponse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response)</w:t>
            </w:r>
          </w:p>
          <w:p w14:paraId="74E42A9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throws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ServletException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IOException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7042EB2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244B24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Recoger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datos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jsp</w:t>
            </w:r>
            <w:proofErr w:type="spellEnd"/>
          </w:p>
          <w:p w14:paraId="3077352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user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683F66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pass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request.getParameter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txtClave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6339BEE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95CC1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try {</w:t>
            </w:r>
          </w:p>
          <w:p w14:paraId="367C71E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Llamar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al web service</w:t>
            </w:r>
          </w:p>
          <w:p w14:paraId="5F29E0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WSLogin_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649F933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var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portLogin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loginService.getWSLoginPort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58E0908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A1597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token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portLogin.login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(user, pass);</w:t>
            </w:r>
          </w:p>
          <w:p w14:paraId="69632C59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CA93A6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token.contains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("ERROR")) {</w:t>
            </w:r>
          </w:p>
          <w:p w14:paraId="23328D1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request.setAttribute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incorrectas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intenta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nuevo.");</w:t>
            </w:r>
          </w:p>
          <w:p w14:paraId="655B4EA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request.getRequestDispatcher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index.jsp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").forward(request, response);</w:t>
            </w:r>
          </w:p>
          <w:p w14:paraId="7AE4FEF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 else {</w:t>
            </w:r>
          </w:p>
          <w:p w14:paraId="3E16EAB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HttpSession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request.getSession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1037D20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sesion.setAttribute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miToken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token);</w:t>
            </w:r>
          </w:p>
          <w:p w14:paraId="488195C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response.sendRedirect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2E5B22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793F89E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5999FD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 catch (Exception e) {</w:t>
            </w:r>
          </w:p>
          <w:p w14:paraId="41967F0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request.setAttribute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("error", "Error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conexión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Payara.");</w:t>
            </w:r>
          </w:p>
          <w:p w14:paraId="4594340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request.getRequestDispatcher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index.jsp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").forward(request, response);</w:t>
            </w:r>
          </w:p>
          <w:p w14:paraId="619C5CA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469CA09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1CA3D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2C335280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47F0C1B4" w14:textId="77777777" w:rsidR="00A64875" w:rsidRDefault="000D7AA2">
      <w:pPr>
        <w:rPr>
          <w:i/>
          <w:iCs/>
        </w:rPr>
      </w:pPr>
      <w:r>
        <w:t xml:space="preserve">Las interfaces de </w:t>
      </w:r>
      <w:proofErr w:type="spellStart"/>
      <w:r>
        <w:t>usuario</w:t>
      </w:r>
      <w:proofErr w:type="spellEnd"/>
      <w:r>
        <w:t xml:space="preserve"> se </w:t>
      </w:r>
      <w:proofErr w:type="spellStart"/>
      <w:r>
        <w:t>construyeron</w:t>
      </w:r>
      <w:proofErr w:type="spellEnd"/>
      <w:r>
        <w:t xml:space="preserve"> </w:t>
      </w:r>
      <w:proofErr w:type="spellStart"/>
      <w:r>
        <w:t>utilizando</w:t>
      </w:r>
      <w:proofErr w:type="spellEnd"/>
      <w:r>
        <w:t xml:space="preserve"> HTML y la </w:t>
      </w:r>
      <w:proofErr w:type="spellStart"/>
      <w:r>
        <w:t>tecnología</w:t>
      </w:r>
      <w:proofErr w:type="spellEnd"/>
      <w:r>
        <w:t xml:space="preserve"> JSP (</w:t>
      </w:r>
      <w:proofErr w:type="spellStart"/>
      <w:r>
        <w:t>JavaServer</w:t>
      </w:r>
      <w:proofErr w:type="spellEnd"/>
      <w:r>
        <w:t xml:space="preserve"> Pages) dentro del </w:t>
      </w:r>
      <w:proofErr w:type="spellStart"/>
      <w:r>
        <w:t>directorio</w:t>
      </w:r>
      <w:proofErr w:type="spellEnd"/>
      <w:r>
        <w:t xml:space="preserve"> Web Pages. Se </w:t>
      </w:r>
      <w:proofErr w:type="spellStart"/>
      <w:r>
        <w:t>diseñaron</w:t>
      </w:r>
      <w:proofErr w:type="spellEnd"/>
      <w:r>
        <w:t xml:space="preserve"> dos vistas </w:t>
      </w:r>
      <w:proofErr w:type="spellStart"/>
      <w:r>
        <w:t>principales</w:t>
      </w:r>
      <w:proofErr w:type="spellEnd"/>
      <w:r>
        <w:t xml:space="preserve">: </w:t>
      </w:r>
      <w:proofErr w:type="spellStart"/>
      <w:r>
        <w:t>index.jsp</w:t>
      </w:r>
      <w:proofErr w:type="spellEnd"/>
      <w:r>
        <w:t xml:space="preserve">, que </w:t>
      </w:r>
      <w:proofErr w:type="spellStart"/>
      <w:r>
        <w:t>actúa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la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</w:t>
      </w:r>
      <w:proofErr w:type="spellStart"/>
      <w:r>
        <w:t>interactuando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LoginServlet</w:t>
      </w:r>
      <w:proofErr w:type="spellEnd"/>
      <w:r>
        <w:t xml:space="preserve">, y </w:t>
      </w:r>
      <w:proofErr w:type="spellStart"/>
      <w:r>
        <w:t>conversor.jsp</w:t>
      </w:r>
      <w:proofErr w:type="spellEnd"/>
      <w:r>
        <w:t xml:space="preserve">, que </w:t>
      </w:r>
      <w:proofErr w:type="spellStart"/>
      <w:r>
        <w:t>contiene</w:t>
      </w:r>
      <w:proofErr w:type="spellEnd"/>
      <w:r>
        <w:t xml:space="preserve"> los </w:t>
      </w:r>
      <w:proofErr w:type="spellStart"/>
      <w:r>
        <w:t>formularios</w:t>
      </w:r>
      <w:proofErr w:type="spellEnd"/>
      <w:r>
        <w:t xml:space="preserve"> </w:t>
      </w:r>
      <w:proofErr w:type="spellStart"/>
      <w:r>
        <w:t>dinámicos</w:t>
      </w:r>
      <w:proofErr w:type="spellEnd"/>
      <w:r>
        <w:t xml:space="preserve"> para </w:t>
      </w:r>
      <w:proofErr w:type="spellStart"/>
      <w:r>
        <w:t>seleccionar</w:t>
      </w:r>
      <w:proofErr w:type="spellEnd"/>
      <w:r>
        <w:t xml:space="preserve"> las </w:t>
      </w:r>
      <w:proofErr w:type="spellStart"/>
      <w:r>
        <w:t>unidades</w:t>
      </w:r>
      <w:proofErr w:type="spellEnd"/>
      <w:r>
        <w:t xml:space="preserve"> de </w:t>
      </w:r>
      <w:proofErr w:type="spellStart"/>
      <w:r>
        <w:t>medida</w:t>
      </w:r>
      <w:proofErr w:type="spellEnd"/>
      <w:r>
        <w:t xml:space="preserve">, </w:t>
      </w:r>
      <w:proofErr w:type="spellStart"/>
      <w:r>
        <w:t>capturar</w:t>
      </w:r>
      <w:proofErr w:type="spellEnd"/>
      <w:r>
        <w:t xml:space="preserve"> los </w:t>
      </w:r>
      <w:proofErr w:type="spellStart"/>
      <w:r>
        <w:t>valores</w:t>
      </w:r>
      <w:proofErr w:type="spellEnd"/>
      <w:r>
        <w:t xml:space="preserve"> y </w:t>
      </w:r>
      <w:proofErr w:type="spellStart"/>
      <w:r>
        <w:t>mostrar</w:t>
      </w:r>
      <w:proofErr w:type="spellEnd"/>
      <w:r>
        <w:t xml:space="preserve"> los </w:t>
      </w:r>
      <w:proofErr w:type="spellStart"/>
      <w:r>
        <w:t>resultados</w:t>
      </w:r>
      <w:proofErr w:type="spellEnd"/>
      <w:r>
        <w:t xml:space="preserve"> </w:t>
      </w:r>
      <w:proofErr w:type="spellStart"/>
      <w:r>
        <w:t>procesados</w:t>
      </w:r>
      <w:proofErr w:type="spellEnd"/>
      <w:r>
        <w:t xml:space="preserve"> 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ConversorServlet</w:t>
      </w:r>
      <w:proofErr w:type="spellEnd"/>
      <w:r>
        <w:t>.</w:t>
      </w:r>
    </w:p>
    <w:p w14:paraId="7A4401FC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357DBF33" wp14:editId="341CE125">
            <wp:extent cx="1851826" cy="1118553"/>
            <wp:effectExtent l="0" t="0" r="0" b="0"/>
            <wp:docPr id="79" name="image4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8.png"/>
                    <pic:cNvPicPr preferRelativeResize="0"/>
                  </pic:nvPicPr>
                  <pic:blipFill>
                    <a:blip r:embed="rId5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1826" cy="111855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0D1A75" w14:textId="77777777" w:rsidR="00A64875" w:rsidRDefault="000D7AA2">
      <w:pPr>
        <w:pStyle w:val="Ttulo4"/>
      </w:pPr>
      <w:bookmarkStart w:id="85" w:name="_oipi8ysvcsrw" w:colFirst="0" w:colLast="0"/>
      <w:bookmarkEnd w:id="85"/>
      <w:proofErr w:type="spellStart"/>
      <w:r>
        <w:t>Figura</w:t>
      </w:r>
      <w:proofErr w:type="spellEnd"/>
      <w:r>
        <w:t xml:space="preserve"> 42.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web</w:t>
      </w:r>
    </w:p>
    <w:p w14:paraId="77BCC25B" w14:textId="77777777" w:rsidR="00A64875" w:rsidRDefault="000D7AA2">
      <w:pPr>
        <w:pStyle w:val="Ttulo5"/>
      </w:pPr>
      <w:bookmarkStart w:id="86" w:name="_chvfcvdp7x8l" w:colFirst="0" w:colLast="0"/>
      <w:bookmarkEnd w:id="86"/>
      <w:proofErr w:type="spellStart"/>
      <w:r>
        <w:t>Tabla</w:t>
      </w:r>
      <w:proofErr w:type="spellEnd"/>
      <w:r>
        <w:t xml:space="preserve"> 16. </w:t>
      </w:r>
      <w:proofErr w:type="spellStart"/>
      <w:r>
        <w:t>Archivo</w:t>
      </w:r>
      <w:proofErr w:type="spellEnd"/>
      <w:r>
        <w:t xml:space="preserve"> </w:t>
      </w:r>
      <w:proofErr w:type="spellStart"/>
      <w:r>
        <w:t>conversor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af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6F889E89" w14:textId="77777777">
        <w:tc>
          <w:tcPr>
            <w:tcW w:w="8494" w:type="dxa"/>
            <w:shd w:val="clear" w:color="auto" w:fill="D9D9D9"/>
          </w:tcPr>
          <w:p w14:paraId="1F7924A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&lt;%@page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="text/html"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pageEncoding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="UTF-8"%&gt;</w:t>
            </w:r>
          </w:p>
          <w:p w14:paraId="0580F85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&lt;%</w:t>
            </w:r>
          </w:p>
          <w:p w14:paraId="3FC4B06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String token = (String)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session.getAttribute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miToken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77AFFD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if (token == null) {</w:t>
            </w:r>
          </w:p>
          <w:p w14:paraId="35A7115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response.sendRedirect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index.jsp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6550CE8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return;</w:t>
            </w:r>
          </w:p>
          <w:p w14:paraId="680F28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8A0A09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%&gt;</w:t>
            </w:r>
          </w:p>
          <w:p w14:paraId="353DEB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&lt;!DOCTYPE html&gt;</w:t>
            </w:r>
          </w:p>
          <w:p w14:paraId="237C450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&lt;html&gt;</w:t>
            </w:r>
          </w:p>
          <w:p w14:paraId="7171E8E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&lt;head&gt;</w:t>
            </w:r>
          </w:p>
          <w:p w14:paraId="39FFBB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&lt;title&gt;Panel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- ESPE&lt;/title&gt;</w:t>
            </w:r>
          </w:p>
          <w:p w14:paraId="22C7488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&lt;style&gt;</w:t>
            </w:r>
          </w:p>
          <w:p w14:paraId="52353D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Estilos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generales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5F9493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body { </w:t>
            </w:r>
          </w:p>
          <w:p w14:paraId="61F99A6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font-family: Arial, sans-serif; </w:t>
            </w:r>
          </w:p>
          <w:p w14:paraId="3FA4DA0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#121212; </w:t>
            </w:r>
          </w:p>
          <w:p w14:paraId="324C0C8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white; </w:t>
            </w:r>
          </w:p>
          <w:p w14:paraId="2A88E7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display: flex; </w:t>
            </w:r>
          </w:p>
          <w:p w14:paraId="612A4CB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justify-content: center; </w:t>
            </w:r>
          </w:p>
          <w:p w14:paraId="2ECD40A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align-items: center; </w:t>
            </w:r>
          </w:p>
          <w:p w14:paraId="13350C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height: 100vh; </w:t>
            </w:r>
          </w:p>
          <w:p w14:paraId="752F293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margin: 0; </w:t>
            </w:r>
          </w:p>
          <w:p w14:paraId="2D4CA1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6FE1937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BE472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Contenedor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principal con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borde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sutil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460BC8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.converter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-box { </w:t>
            </w:r>
          </w:p>
          <w:p w14:paraId="4D25BC3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#111111; </w:t>
            </w:r>
          </w:p>
          <w:p w14:paraId="3BB2ACC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padding: 40px; </w:t>
            </w:r>
          </w:p>
          <w:p w14:paraId="509C02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border-radius: 4px; </w:t>
            </w:r>
          </w:p>
          <w:p w14:paraId="0C2BD84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border: 2px solid #e0e0fa;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Borde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clarito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imagen */</w:t>
            </w:r>
          </w:p>
          <w:p w14:paraId="091464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450px;</w:t>
            </w:r>
          </w:p>
          <w:p w14:paraId="6E54B4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box-shadow: 0 4px 15px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0,0,0,0.8);</w:t>
            </w:r>
          </w:p>
          <w:p w14:paraId="429F25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6E667E3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D0416B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h3 {</w:t>
            </w:r>
          </w:p>
          <w:p w14:paraId="50E90AB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margin-top: 0;</w:t>
            </w:r>
          </w:p>
          <w:p w14:paraId="174D791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font-size: 1.2em;</w:t>
            </w:r>
          </w:p>
          <w:p w14:paraId="122AE99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margin-bottom: 10px;</w:t>
            </w:r>
          </w:p>
          <w:p w14:paraId="1350A4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17B11CF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0B0548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Selector principal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arriba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07A8302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.main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-select {</w:t>
            </w:r>
          </w:p>
          <w:p w14:paraId="5A4C82A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60%;</w:t>
            </w:r>
          </w:p>
          <w:p w14:paraId="443D9D1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padding: 8px;</w:t>
            </w:r>
          </w:p>
          <w:p w14:paraId="0ABF8D8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#1a1a1a;</w:t>
            </w:r>
          </w:p>
          <w:p w14:paraId="71A4A97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white;</w:t>
            </w:r>
          </w:p>
          <w:p w14:paraId="5507048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border: 1px solid #555;</w:t>
            </w:r>
          </w:p>
          <w:p w14:paraId="0945093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margin-bottom: 40px;</w:t>
            </w:r>
          </w:p>
          <w:p w14:paraId="387EF42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outline: none;</w:t>
            </w:r>
          </w:p>
          <w:p w14:paraId="79690AA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4DC99E80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AD270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Contenedor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las dos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columnas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06304DA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.columns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-container {</w:t>
            </w:r>
          </w:p>
          <w:p w14:paraId="061FFF2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display: flex;</w:t>
            </w:r>
          </w:p>
          <w:p w14:paraId="148B20F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justify-content: space-between;</w:t>
            </w:r>
          </w:p>
          <w:p w14:paraId="387CF30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align-items: flex-end;</w:t>
            </w:r>
          </w:p>
          <w:p w14:paraId="2C8550E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margin-bottom: 30px;</w:t>
            </w:r>
          </w:p>
          <w:p w14:paraId="117E831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3D76FD6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8E3B37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columna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(Origen y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*/</w:t>
            </w:r>
          </w:p>
          <w:p w14:paraId="72693A7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9F4DD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display: flex;</w:t>
            </w:r>
          </w:p>
          <w:p w14:paraId="51E9AFE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flex-direction: column;</w:t>
            </w:r>
          </w:p>
          <w:p w14:paraId="0D0D501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40%;</w:t>
            </w:r>
          </w:p>
          <w:p w14:paraId="52C728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3D61DB8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E3098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label {</w:t>
            </w:r>
          </w:p>
          <w:p w14:paraId="594F80E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font-weight: bold;</w:t>
            </w:r>
          </w:p>
          <w:p w14:paraId="5A115AA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font-size: 0.9em;</w:t>
            </w:r>
          </w:p>
          <w:p w14:paraId="66CFF4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margin-bottom: 15px;</w:t>
            </w:r>
          </w:p>
          <w:p w14:paraId="52E14D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8752E0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274212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select, .col input {</w:t>
            </w:r>
          </w:p>
          <w:p w14:paraId="2C28C81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#111;</w:t>
            </w:r>
          </w:p>
          <w:p w14:paraId="3391A61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white;</w:t>
            </w:r>
          </w:p>
          <w:p w14:paraId="759D00D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border: 1px solid #fff;</w:t>
            </w:r>
          </w:p>
          <w:p w14:paraId="23352A9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padding: 8px;</w:t>
            </w:r>
          </w:p>
          <w:p w14:paraId="49AED20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margin-bottom: 15px;</w:t>
            </w:r>
          </w:p>
          <w:p w14:paraId="52BBDF6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outline: none;</w:t>
            </w:r>
          </w:p>
          <w:p w14:paraId="0C759D1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1717C00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52E125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Columna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del medio para la mano */</w:t>
            </w:r>
          </w:p>
          <w:p w14:paraId="5381CED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-center {</w:t>
            </w:r>
          </w:p>
          <w:p w14:paraId="35E831D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15%;</w:t>
            </w:r>
          </w:p>
          <w:p w14:paraId="27CDFA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display: flex;</w:t>
            </w:r>
          </w:p>
          <w:p w14:paraId="241D319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justify-content: center;</w:t>
            </w:r>
          </w:p>
          <w:p w14:paraId="0F03869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align-items: center;</w:t>
            </w:r>
          </w:p>
          <w:p w14:paraId="154FB69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padding-bottom: 25px; /*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alinear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con los inputs */</w:t>
            </w:r>
          </w:p>
          <w:p w14:paraId="2E1D51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35C8578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1D3771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.hand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088D8A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40px;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Ajusta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tamaño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tu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imagen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aquí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39165A9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99E462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7F6CE5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Botón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azul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gigante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1257B17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button { </w:t>
            </w:r>
          </w:p>
          <w:p w14:paraId="493FB00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#5b88e5; </w:t>
            </w:r>
          </w:p>
          <w:p w14:paraId="2B50737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white; </w:t>
            </w:r>
          </w:p>
          <w:p w14:paraId="486AE9F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cursor: pointer; </w:t>
            </w:r>
          </w:p>
          <w:p w14:paraId="489F3A2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font-weight: bold; </w:t>
            </w:r>
          </w:p>
          <w:p w14:paraId="1F866F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font-size: 1.1em;</w:t>
            </w:r>
          </w:p>
          <w:p w14:paraId="037E43A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width: 100%;</w:t>
            </w:r>
          </w:p>
          <w:p w14:paraId="1DF5693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padding: 15px;</w:t>
            </w:r>
          </w:p>
          <w:p w14:paraId="6AD2CBE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border: none;</w:t>
            </w:r>
          </w:p>
          <w:p w14:paraId="33E65E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7D562E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040DEF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 </w:t>
            </w:r>
          </w:p>
          <w:p w14:paraId="13B74EE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background-color: #4a75c9; </w:t>
            </w:r>
          </w:p>
          <w:p w14:paraId="7A5BAAB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9B13FC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FE823D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.error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 </w:t>
            </w:r>
          </w:p>
          <w:p w14:paraId="57B3963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#ff4d4d; </w:t>
            </w:r>
          </w:p>
          <w:p w14:paraId="1F96B52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margin-top: 15px; </w:t>
            </w:r>
          </w:p>
          <w:p w14:paraId="73AFF4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font-weight: bold; </w:t>
            </w:r>
          </w:p>
          <w:p w14:paraId="40531F0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text-align: center;</w:t>
            </w:r>
          </w:p>
          <w:p w14:paraId="4FDB2D8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66EA54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7DC689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.logout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48A5A8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display: block;</w:t>
            </w:r>
          </w:p>
          <w:p w14:paraId="0ABF76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text-align: center;</w:t>
            </w:r>
          </w:p>
          <w:p w14:paraId="6E3FA7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margin-top: 20px;</w:t>
            </w:r>
          </w:p>
          <w:p w14:paraId="1B18CB1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color: #888;</w:t>
            </w:r>
          </w:p>
          <w:p w14:paraId="213415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text-decoration: none;</w:t>
            </w:r>
          </w:p>
          <w:p w14:paraId="662AFCF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font-size: 0.9em;</w:t>
            </w:r>
          </w:p>
          <w:p w14:paraId="1A38560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7E49BF8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&lt;/style&gt;</w:t>
            </w:r>
          </w:p>
          <w:p w14:paraId="6E46A9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</w:t>
            </w:r>
          </w:p>
          <w:p w14:paraId="27DF1B7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&lt;script&gt;</w:t>
            </w:r>
          </w:p>
          <w:p w14:paraId="352D356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dicUnidades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{</w:t>
            </w:r>
          </w:p>
          <w:p w14:paraId="226607A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["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centimetros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"metros", "pies",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yardas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millas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"],</w:t>
            </w:r>
          </w:p>
          <w:p w14:paraId="3F40991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masa: ["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kilogramos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"libras",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quintales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"],</w:t>
            </w:r>
          </w:p>
          <w:p w14:paraId="2C3CDD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 ["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fahrenheit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"kelvin",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celsius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", "newton",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reaumur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"]</w:t>
            </w:r>
          </w:p>
          <w:p w14:paraId="36016D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};</w:t>
            </w:r>
          </w:p>
          <w:p w14:paraId="6FD1606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E6CE2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function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actualizarListas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422DDB8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magnitud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cmbTipo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").value;</w:t>
            </w:r>
          </w:p>
          <w:p w14:paraId="744C65B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31E7383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");</w:t>
            </w:r>
          </w:p>
          <w:p w14:paraId="0E6426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33275B7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listaOrigen.innerHTML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"";</w:t>
            </w:r>
          </w:p>
          <w:p w14:paraId="07EBD9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listaDestino.innerHTML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"";</w:t>
            </w:r>
          </w:p>
          <w:p w14:paraId="7E0B146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A1A50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dicUnidades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[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magnitud</w:t>
            </w:r>
            <w:proofErr w:type="spellEnd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].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forEach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=&gt; {</w:t>
            </w:r>
          </w:p>
          <w:p w14:paraId="2E8617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listaOrigen.add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new Option(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));</w:t>
            </w:r>
          </w:p>
          <w:p w14:paraId="69535C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listaDestino.add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new Option(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));</w:t>
            </w:r>
          </w:p>
          <w:p w14:paraId="3E12F2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});</w:t>
            </w:r>
          </w:p>
          <w:p w14:paraId="77F6B16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4E014C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Limpiamos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los inputs 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cambiar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magnitud</w:t>
            </w:r>
            <w:proofErr w:type="spellEnd"/>
          </w:p>
          <w:p w14:paraId="22E5B8F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txtValor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").value = "";</w:t>
            </w:r>
          </w:p>
          <w:p w14:paraId="61F4EA7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").value = "";</w:t>
            </w:r>
          </w:p>
          <w:p w14:paraId="0BD2B25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errorTxt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innerText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"";</w:t>
            </w:r>
          </w:p>
          <w:p w14:paraId="2D0F88E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480481C0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FF28F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window.onload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function() {</w:t>
            </w:r>
          </w:p>
          <w:p w14:paraId="4779BDC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actualizarListas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247380D9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E22C5B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("formConversor").addEventListener("submit", async function(e) {</w:t>
            </w:r>
          </w:p>
          <w:p w14:paraId="1708093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e.preventDefault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2A56A06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854814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URLSearchParams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new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FormData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(this));</w:t>
            </w:r>
          </w:p>
          <w:p w14:paraId="3CF1912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A59B29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try {</w:t>
            </w:r>
          </w:p>
          <w:p w14:paraId="7E256AF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const response = await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fetch(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'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', {</w:t>
            </w:r>
          </w:p>
          <w:p w14:paraId="7C85D90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method: 'POST',</w:t>
            </w:r>
          </w:p>
          <w:p w14:paraId="35E3C41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body: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formData</w:t>
            </w:r>
            <w:proofErr w:type="spellEnd"/>
          </w:p>
          <w:p w14:paraId="7DE5E1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});</w:t>
            </w:r>
          </w:p>
          <w:p w14:paraId="7702E2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</w:p>
          <w:p w14:paraId="44A5361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const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await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response.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11185E8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EEF42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errorTxt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innerText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"";</w:t>
            </w:r>
          </w:p>
          <w:p w14:paraId="6BE653E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").value = "";</w:t>
            </w:r>
          </w:p>
          <w:p w14:paraId="7E2EE4B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80857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if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=== "ERROR_SESSION") {</w:t>
            </w:r>
          </w:p>
          <w:p w14:paraId="23179D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window.location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.href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index.jsp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";</w:t>
            </w:r>
          </w:p>
          <w:p w14:paraId="5C03012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} else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texto.startsWith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("ERROR")) {</w:t>
            </w:r>
          </w:p>
          <w:p w14:paraId="7A514A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errorTxt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innerText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texto.replace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("ERROR:", "");</w:t>
            </w:r>
          </w:p>
          <w:p w14:paraId="1B9C71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} else {</w:t>
            </w:r>
          </w:p>
          <w:p w14:paraId="5BAF638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//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Aquí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metemos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en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cajita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derecha</w:t>
            </w:r>
            <w:proofErr w:type="spellEnd"/>
          </w:p>
          <w:p w14:paraId="72892B9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").value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texto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35B51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}</w:t>
            </w:r>
          </w:p>
          <w:p w14:paraId="315FB8A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03B38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 catch (error) {</w:t>
            </w:r>
          </w:p>
          <w:p w14:paraId="3AE062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document.getElementById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errorTxt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innerText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"Error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conectando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.";</w:t>
            </w:r>
          </w:p>
          <w:p w14:paraId="4D3702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52661A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});</w:t>
            </w:r>
          </w:p>
          <w:p w14:paraId="320F71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};</w:t>
            </w:r>
          </w:p>
          <w:p w14:paraId="156F04D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&lt;/script&gt;</w:t>
            </w:r>
          </w:p>
          <w:p w14:paraId="5F18640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&lt;/head&gt;</w:t>
            </w:r>
          </w:p>
          <w:p w14:paraId="45C2FAF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&lt;body&gt;</w:t>
            </w:r>
          </w:p>
          <w:p w14:paraId="642206E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&lt;div class="converter-box"&gt;</w:t>
            </w:r>
          </w:p>
          <w:p w14:paraId="086FC8D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</w:p>
          <w:p w14:paraId="437818A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&lt;form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formConversor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</w:t>
            </w:r>
          </w:p>
          <w:p w14:paraId="7155810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&lt;h3&gt;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Elija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unidad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para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&lt;/h3&gt;</w:t>
            </w:r>
          </w:p>
          <w:p w14:paraId="7843A74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567568C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&lt;select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cmbTipo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cmbTipo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onchange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="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actualizarListas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)" class="main-select"&gt;</w:t>
            </w:r>
          </w:p>
          <w:p w14:paraId="714131E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&lt;/option&gt;</w:t>
            </w:r>
          </w:p>
          <w:p w14:paraId="6D2400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&lt;option value="masa"&gt;Masa&lt;/option&gt;</w:t>
            </w:r>
          </w:p>
          <w:p w14:paraId="192E2E6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&lt;option value="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&lt;/option&gt;</w:t>
            </w:r>
          </w:p>
          <w:p w14:paraId="1BB5DCD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&lt;/select&gt;</w:t>
            </w:r>
          </w:p>
          <w:p w14:paraId="2AE5CDE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D19717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&lt;div class="columns-container"&gt;</w:t>
            </w:r>
          </w:p>
          <w:p w14:paraId="642375F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&lt;div class="col"&gt;</w:t>
            </w:r>
          </w:p>
          <w:p w14:paraId="3F716F5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&lt;label&gt;Unidad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&lt;/label&gt;</w:t>
            </w:r>
          </w:p>
          <w:p w14:paraId="7DC9BB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&lt;select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listaOrigen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"&gt;&lt;/select&gt;</w:t>
            </w:r>
          </w:p>
          <w:p w14:paraId="3F343F0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&lt;input type="number" step="any"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txtValor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txtValor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required&gt;</w:t>
            </w:r>
          </w:p>
          <w:p w14:paraId="526251F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&lt;/div&gt;</w:t>
            </w:r>
          </w:p>
          <w:p w14:paraId="20EE946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BC0AF1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&lt;div class="col-center"&gt;</w:t>
            </w:r>
          </w:p>
          <w:p w14:paraId="2A0A574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Imagenes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/flecha40px.png" alt=""/&gt;</w:t>
            </w:r>
          </w:p>
          <w:p w14:paraId="69C423A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&lt;/div&gt;</w:t>
            </w:r>
          </w:p>
          <w:p w14:paraId="2499839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05AB0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&lt;div class="col"&gt;</w:t>
            </w:r>
          </w:p>
          <w:p w14:paraId="222DD96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&lt;label&gt;Unidad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&lt;/label&gt;</w:t>
            </w:r>
          </w:p>
          <w:p w14:paraId="53FAF00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&lt;select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listaDestino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"&gt;&lt;/select&gt;</w:t>
            </w:r>
          </w:p>
          <w:p w14:paraId="5CD831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&lt;input type="text"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"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readonly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&gt;</w:t>
            </w:r>
          </w:p>
          <w:p w14:paraId="6CF1368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&lt;/div&gt;</w:t>
            </w:r>
          </w:p>
          <w:p w14:paraId="7CC69AA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&lt;/div&gt;</w:t>
            </w:r>
          </w:p>
          <w:p w14:paraId="6A2729C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B7A3A3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&lt;button type="submit"&gt;CONVERTIR&lt;/button&gt;</w:t>
            </w:r>
          </w:p>
          <w:p w14:paraId="1B182D0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&lt;/form&gt;</w:t>
            </w:r>
          </w:p>
          <w:p w14:paraId="0984C98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634F5C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&lt;div id="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errorTxt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class="error"&gt;&lt;/div&gt;</w:t>
            </w:r>
          </w:p>
          <w:p w14:paraId="78C669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&lt;a href="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index.jsp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class="logout"&gt;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Cerrar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&lt;/a&gt;</w:t>
            </w:r>
          </w:p>
          <w:p w14:paraId="6EBEBE6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&lt;/div&gt;</w:t>
            </w:r>
          </w:p>
          <w:p w14:paraId="269BD02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&lt;/body&gt;</w:t>
            </w:r>
          </w:p>
          <w:p w14:paraId="428C8A4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&lt;/html&gt;</w:t>
            </w:r>
          </w:p>
          <w:p w14:paraId="24A1D582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</w:tc>
      </w:tr>
    </w:tbl>
    <w:p w14:paraId="6736E474" w14:textId="77777777" w:rsidR="00A64875" w:rsidRDefault="000D7AA2">
      <w:pPr>
        <w:pStyle w:val="Ttulo5"/>
      </w:pPr>
      <w:bookmarkStart w:id="87" w:name="_oqmwoq9fw0u5" w:colFirst="0" w:colLast="0"/>
      <w:bookmarkEnd w:id="87"/>
      <w:proofErr w:type="spellStart"/>
      <w:r>
        <w:t>Tabla</w:t>
      </w:r>
      <w:proofErr w:type="spellEnd"/>
      <w:r>
        <w:t xml:space="preserve"> 17.  </w:t>
      </w:r>
      <w:proofErr w:type="spellStart"/>
      <w:r>
        <w:t>Archivo</w:t>
      </w:r>
      <w:proofErr w:type="spellEnd"/>
      <w:r>
        <w:t xml:space="preserve"> index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af0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40C01BAB" w14:textId="77777777">
        <w:tc>
          <w:tcPr>
            <w:tcW w:w="8494" w:type="dxa"/>
            <w:shd w:val="clear" w:color="auto" w:fill="D9D9D9"/>
          </w:tcPr>
          <w:p w14:paraId="3FE72B8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&lt;%@page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contentType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="text/html"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pageEncoding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="UTF-8"%&gt;</w:t>
            </w:r>
          </w:p>
          <w:p w14:paraId="227EB24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&lt;!DOCTYPE html&gt;</w:t>
            </w:r>
          </w:p>
          <w:p w14:paraId="71899FB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&lt;html&gt;</w:t>
            </w:r>
          </w:p>
          <w:p w14:paraId="47C0EE1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&lt;head&gt;</w:t>
            </w:r>
          </w:p>
          <w:p w14:paraId="4F7BEF6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&lt;meta charset="UTF-8"&gt;</w:t>
            </w:r>
          </w:p>
          <w:p w14:paraId="609C41F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&lt;title&gt;Login -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ESPE&lt;/title&gt;</w:t>
            </w:r>
          </w:p>
          <w:p w14:paraId="659AC09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&lt;style&gt;</w:t>
            </w:r>
          </w:p>
          <w:p w14:paraId="7CDB85B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general de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página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0CA4EEE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body {</w:t>
            </w:r>
          </w:p>
          <w:p w14:paraId="2E6D19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font-family: sans-serif;</w:t>
            </w:r>
          </w:p>
          <w:p w14:paraId="2A6EEBE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background-color: #121212; </w:t>
            </w:r>
          </w:p>
          <w:p w14:paraId="7C5D62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color: white;</w:t>
            </w:r>
          </w:p>
          <w:p w14:paraId="258FF1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display: flex;</w:t>
            </w:r>
          </w:p>
          <w:p w14:paraId="1E2A959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justify-content: center;</w:t>
            </w:r>
          </w:p>
          <w:p w14:paraId="62BA56F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align-items: center;</w:t>
            </w:r>
          </w:p>
          <w:p w14:paraId="21A62A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height: 100vh;</w:t>
            </w:r>
          </w:p>
          <w:p w14:paraId="7EABE2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margin: 0;</w:t>
            </w:r>
          </w:p>
          <w:p w14:paraId="231940C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1AD76837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4C5CFD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Contenedor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principal (la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caja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negra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*/</w:t>
            </w:r>
          </w:p>
          <w:p w14:paraId="43C4088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.login-container {</w:t>
            </w:r>
          </w:p>
          <w:p w14:paraId="5287380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display: flex;</w:t>
            </w:r>
          </w:p>
          <w:p w14:paraId="287DEF8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background-color: #151515;</w:t>
            </w:r>
          </w:p>
          <w:p w14:paraId="025A55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padding: 30px;</w:t>
            </w:r>
          </w:p>
          <w:p w14:paraId="5E90B7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border: 1px solid #333;</w:t>
            </w:r>
          </w:p>
          <w:p w14:paraId="70D6A2D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box-shadow: 0 4px 15px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rgba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0,0,0,0.8);</w:t>
            </w:r>
          </w:p>
          <w:p w14:paraId="75328E0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gap: 40px; /* Espacio entre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form y la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foto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*/</w:t>
            </w:r>
          </w:p>
          <w:p w14:paraId="2F7EFD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35BCE93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B4B41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Columna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izquierda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Formulario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*/</w:t>
            </w:r>
          </w:p>
          <w:p w14:paraId="011F0AB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.form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-section {</w:t>
            </w:r>
          </w:p>
          <w:p w14:paraId="1EEA699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display: flex;</w:t>
            </w:r>
          </w:p>
          <w:p w14:paraId="21E29E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flex-direction: column;</w:t>
            </w:r>
          </w:p>
          <w:p w14:paraId="0DDA15A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justify-content: center;</w:t>
            </w:r>
          </w:p>
          <w:p w14:paraId="027D4A7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width: 280px;</w:t>
            </w:r>
          </w:p>
          <w:p w14:paraId="1B9ED8E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37F3654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F804D3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h3 {</w:t>
            </w:r>
          </w:p>
          <w:p w14:paraId="481EE3A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margin-top: 0;</w:t>
            </w:r>
          </w:p>
          <w:p w14:paraId="640FC7F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margin-bottom: 40px;</w:t>
            </w:r>
          </w:p>
          <w:p w14:paraId="4C765FB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font-size: 1.1em;</w:t>
            </w:r>
          </w:p>
          <w:p w14:paraId="7441B56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font-weight: bold;</w:t>
            </w:r>
          </w:p>
          <w:p w14:paraId="17DA3CA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2A5526D6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FBFAF9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Fila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cada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label + input */</w:t>
            </w:r>
          </w:p>
          <w:p w14:paraId="17C10C0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.input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-group {</w:t>
            </w:r>
          </w:p>
          <w:p w14:paraId="63F6406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display: flex;</w:t>
            </w:r>
          </w:p>
          <w:p w14:paraId="7911988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justify-content: space-between;</w:t>
            </w:r>
          </w:p>
          <w:p w14:paraId="3315E04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align-items: center;</w:t>
            </w:r>
          </w:p>
          <w:p w14:paraId="69496D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margin-bottom: 20px;</w:t>
            </w:r>
          </w:p>
          <w:p w14:paraId="40FC22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23D75EA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856706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label {</w:t>
            </w:r>
          </w:p>
          <w:p w14:paraId="4723DDF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font-weight: bold;</w:t>
            </w:r>
          </w:p>
          <w:p w14:paraId="46061FF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font-size: 0.9em;</w:t>
            </w:r>
          </w:p>
          <w:p w14:paraId="740465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67C9D4B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4F2F5C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input {</w:t>
            </w:r>
          </w:p>
          <w:p w14:paraId="37CAD5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background-color: #404040;</w:t>
            </w:r>
          </w:p>
          <w:p w14:paraId="7B6FD71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border: none;</w:t>
            </w:r>
          </w:p>
          <w:p w14:paraId="0C9B8F2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color: white;</w:t>
            </w:r>
          </w:p>
          <w:p w14:paraId="46CED5E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padding: 10px;</w:t>
            </w:r>
          </w:p>
          <w:p w14:paraId="07F0F4D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width: 170px;</w:t>
            </w:r>
          </w:p>
          <w:p w14:paraId="41EE4B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outline: none;</w:t>
            </w:r>
          </w:p>
          <w:p w14:paraId="6DD9143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3BE8836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206CE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button {</w:t>
            </w:r>
          </w:p>
          <w:p w14:paraId="3A2DFA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background-color: #5b88e5; </w:t>
            </w:r>
          </w:p>
          <w:p w14:paraId="10EBB70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color: white;</w:t>
            </w:r>
          </w:p>
          <w:p w14:paraId="3DD871B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border: none;</w:t>
            </w:r>
          </w:p>
          <w:p w14:paraId="338E3BF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padding: 15px;</w:t>
            </w:r>
          </w:p>
          <w:p w14:paraId="72A0249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font-weight: bold;</w:t>
            </w:r>
          </w:p>
          <w:p w14:paraId="04A879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margin-top: 20px;</w:t>
            </w:r>
          </w:p>
          <w:p w14:paraId="4E57F85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cursor: pointer;</w:t>
            </w:r>
          </w:p>
          <w:p w14:paraId="1FDFE2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width: 100%;</w:t>
            </w:r>
          </w:p>
          <w:p w14:paraId="6B10669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font-size: 1em;</w:t>
            </w:r>
          </w:p>
          <w:p w14:paraId="6F3CDBA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0CC2F75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E96EF6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button:hover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6F6B7B3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background-color: #4a75c9;</w:t>
            </w:r>
          </w:p>
          <w:p w14:paraId="0961DDC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0A868A3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67229A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Columna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derecha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(Imagen) */</w:t>
            </w:r>
          </w:p>
          <w:p w14:paraId="44B540F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.image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-section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788B08C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width: 220px;</w:t>
            </w:r>
          </w:p>
          <w:p w14:paraId="08DC45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height: 100%;</w:t>
            </w:r>
          </w:p>
          <w:p w14:paraId="056CF56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object-fit: cover;</w:t>
            </w:r>
          </w:p>
          <w:p w14:paraId="400E2BC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border-radius: 2px;</w:t>
            </w:r>
          </w:p>
          <w:p w14:paraId="7AB3660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4F5F40B0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44187D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/*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Mensaje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error */</w:t>
            </w:r>
          </w:p>
          <w:p w14:paraId="310600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.error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E53D8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color: #ff4d4d;</w:t>
            </w:r>
          </w:p>
          <w:p w14:paraId="01A7FA9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font-size: 0.85em;</w:t>
            </w:r>
          </w:p>
          <w:p w14:paraId="2445F4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margin-top: 15px;</w:t>
            </w:r>
          </w:p>
          <w:p w14:paraId="2AC2F8A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text-align: center;</w:t>
            </w:r>
          </w:p>
          <w:p w14:paraId="14C9C53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font-weight: bold;</w:t>
            </w:r>
          </w:p>
          <w:p w14:paraId="1B9FCD6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5C9882C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&lt;/style&gt;</w:t>
            </w:r>
          </w:p>
          <w:p w14:paraId="61DE33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&lt;/head&gt;</w:t>
            </w:r>
          </w:p>
          <w:p w14:paraId="2464A2B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&lt;body&gt;</w:t>
            </w:r>
          </w:p>
          <w:p w14:paraId="43C327F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&lt;div class="login-container"&gt;</w:t>
            </w:r>
          </w:p>
          <w:p w14:paraId="30E0EE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</w:p>
          <w:p w14:paraId="4021A81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&lt;div class="form-section"&gt;</w:t>
            </w:r>
          </w:p>
          <w:p w14:paraId="663AE1E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&lt;h3&gt;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Ingrese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sus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credenciales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:&lt;/h3&gt;</w:t>
            </w:r>
          </w:p>
          <w:p w14:paraId="7BF87F4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</w:p>
          <w:p w14:paraId="0737C16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&lt;form method="POST" action="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LoginServlet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"&gt;</w:t>
            </w:r>
          </w:p>
          <w:p w14:paraId="0102600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&lt;div class="input-group"&gt;</w:t>
            </w:r>
          </w:p>
          <w:p w14:paraId="532A084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&lt;label&gt;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:&lt;/label&gt;</w:t>
            </w:r>
          </w:p>
          <w:p w14:paraId="0E8CD76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&lt;input type="text"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required&gt;</w:t>
            </w:r>
          </w:p>
          <w:p w14:paraId="4C2F50A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&lt;/div&gt;</w:t>
            </w:r>
          </w:p>
          <w:p w14:paraId="4E36A54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&lt;div class="input-group"&gt;</w:t>
            </w:r>
          </w:p>
          <w:p w14:paraId="2170A4D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&lt;label&gt;Clave:&lt;/label&gt;</w:t>
            </w:r>
          </w:p>
          <w:p w14:paraId="7970771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&lt;input type="password" name="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txtClave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 required&gt;</w:t>
            </w:r>
          </w:p>
          <w:p w14:paraId="6A96776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&lt;/div&gt;</w:t>
            </w:r>
          </w:p>
          <w:p w14:paraId="296FFC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&lt;button type="submit"&gt;INICIAR SESIÓN&lt;/button&gt;</w:t>
            </w:r>
          </w:p>
          <w:p w14:paraId="482E9A7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&lt;/form&gt;</w:t>
            </w:r>
          </w:p>
          <w:p w14:paraId="3EE8C389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2A245B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&lt;%--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Mensaje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si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falla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login --%&gt;</w:t>
            </w:r>
          </w:p>
          <w:p w14:paraId="265993B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&lt;% if(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("error") != null) { %&gt;</w:t>
            </w:r>
          </w:p>
          <w:p w14:paraId="55848E3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&lt;div class="error"&gt;&lt;%=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request.getAttribute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("error") %&gt;&lt;/div&gt;</w:t>
            </w:r>
          </w:p>
          <w:p w14:paraId="5951212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&lt;% } %&gt;</w:t>
            </w:r>
          </w:p>
          <w:p w14:paraId="1870FBE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&lt;/div&gt;</w:t>
            </w:r>
          </w:p>
          <w:p w14:paraId="417DA67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C68D8C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&lt;div class="image-section"&gt;</w:t>
            </w:r>
          </w:p>
          <w:p w14:paraId="2D50720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&lt;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img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Imagenes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/monsterlogin.jpg" alt=""/&gt;</w:t>
            </w:r>
          </w:p>
          <w:p w14:paraId="0233516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&lt;/div&gt;</w:t>
            </w:r>
          </w:p>
          <w:p w14:paraId="05C7CF77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D6ECE4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&lt;/div&gt;</w:t>
            </w:r>
          </w:p>
          <w:p w14:paraId="7EECD75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&lt;/body&gt;</w:t>
            </w:r>
          </w:p>
          <w:p w14:paraId="5F0E402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&lt;/html&gt;</w:t>
            </w:r>
          </w:p>
        </w:tc>
      </w:tr>
    </w:tbl>
    <w:p w14:paraId="24F2407F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EJECUCIÓN DEL CLIENTE DE WEB</w:t>
      </w:r>
    </w:p>
    <w:p w14:paraId="7CA105A6" w14:textId="77777777" w:rsidR="00A64875" w:rsidRDefault="000D7AA2">
      <w:pPr>
        <w:pStyle w:val="Ttulo2"/>
        <w:keepNext/>
        <w:jc w:val="center"/>
      </w:pPr>
      <w:bookmarkStart w:id="88" w:name="_ravx3sp74jix" w:colFirst="0" w:colLast="0"/>
      <w:bookmarkEnd w:id="88"/>
      <w:r>
        <w:rPr>
          <w:noProof/>
        </w:rPr>
        <w:drawing>
          <wp:inline distT="114300" distB="114300" distL="114300" distR="114300" wp14:anchorId="52F60535" wp14:editId="4332A802">
            <wp:extent cx="5399730" cy="2755900"/>
            <wp:effectExtent l="0" t="0" r="0" b="0"/>
            <wp:docPr id="80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5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755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862B661" w14:textId="77777777" w:rsidR="00A64875" w:rsidRDefault="000D7AA2">
      <w:pPr>
        <w:pStyle w:val="Ttulo4"/>
      </w:pPr>
      <w:bookmarkStart w:id="89" w:name="_26u1pkf5o7cq" w:colFirst="0" w:colLast="0"/>
      <w:bookmarkEnd w:id="89"/>
      <w:proofErr w:type="spellStart"/>
      <w:r>
        <w:t>Figura</w:t>
      </w:r>
      <w:proofErr w:type="spellEnd"/>
      <w:r>
        <w:t xml:space="preserve"> 43. Login - </w:t>
      </w:r>
      <w:proofErr w:type="spellStart"/>
      <w:r>
        <w:t>Cliente</w:t>
      </w:r>
      <w:proofErr w:type="spellEnd"/>
      <w:r>
        <w:t xml:space="preserve"> web</w:t>
      </w:r>
    </w:p>
    <w:p w14:paraId="0DFB717F" w14:textId="77777777" w:rsidR="00A64875" w:rsidRDefault="000D7AA2">
      <w:pPr>
        <w:keepNext/>
        <w:jc w:val="center"/>
      </w:pPr>
      <w:r>
        <w:rPr>
          <w:noProof/>
        </w:rPr>
        <w:drawing>
          <wp:inline distT="114300" distB="114300" distL="114300" distR="114300" wp14:anchorId="096421D5" wp14:editId="61729855">
            <wp:extent cx="5399730" cy="2819400"/>
            <wp:effectExtent l="0" t="0" r="0" b="0"/>
            <wp:docPr id="3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5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819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23DC8D7" w14:textId="77777777" w:rsidR="00A64875" w:rsidRDefault="000D7AA2">
      <w:pPr>
        <w:pStyle w:val="Ttulo4"/>
      </w:pPr>
      <w:bookmarkStart w:id="90" w:name="_6bj3wrp2y72t" w:colFirst="0" w:colLast="0"/>
      <w:bookmarkEnd w:id="90"/>
      <w:proofErr w:type="spellStart"/>
      <w:r>
        <w:t>Figura</w:t>
      </w:r>
      <w:proofErr w:type="spellEnd"/>
      <w:r>
        <w:t xml:space="preserve"> 44. </w:t>
      </w:r>
      <w:proofErr w:type="spellStart"/>
      <w:r>
        <w:t>Pantalla</w:t>
      </w:r>
      <w:proofErr w:type="spellEnd"/>
      <w:r>
        <w:t xml:space="preserve"> de </w:t>
      </w:r>
      <w:proofErr w:type="spellStart"/>
      <w:r>
        <w:t>Conversiones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p w14:paraId="174EA052" w14:textId="77777777" w:rsidR="00A64875" w:rsidRDefault="000D7AA2">
      <w:pPr>
        <w:pStyle w:val="Ttulo2"/>
      </w:pPr>
      <w:r>
        <w:t>CLIENTE MÓVIL</w:t>
      </w:r>
    </w:p>
    <w:p w14:paraId="3E6936D1" w14:textId="77777777" w:rsidR="00A64875" w:rsidRDefault="000D7AA2">
      <w:pPr>
        <w:pStyle w:val="Ttulo3"/>
      </w:pPr>
      <w:r>
        <w:t>CREACIÓN DEL PROYECTO</w:t>
      </w:r>
    </w:p>
    <w:p w14:paraId="6568D647" w14:textId="77777777" w:rsidR="00A64875" w:rsidRDefault="000D7AA2">
      <w:r>
        <w:t xml:space="preserve">El </w:t>
      </w:r>
      <w:proofErr w:type="spellStart"/>
      <w:r>
        <w:t>proyecto</w:t>
      </w:r>
      <w:proofErr w:type="spellEnd"/>
      <w:r>
        <w:t xml:space="preserve"> se debe </w:t>
      </w:r>
      <w:proofErr w:type="spellStart"/>
      <w:r>
        <w:t>crear</w:t>
      </w:r>
      <w:proofErr w:type="spellEnd"/>
      <w:r>
        <w:t xml:space="preserve"> en Android Studio. Se </w:t>
      </w:r>
      <w:proofErr w:type="spellStart"/>
      <w:r>
        <w:t>selecciona</w:t>
      </w:r>
      <w:proofErr w:type="spellEnd"/>
      <w:r>
        <w:t xml:space="preserve"> la </w:t>
      </w:r>
      <w:proofErr w:type="spellStart"/>
      <w:r>
        <w:t>opción</w:t>
      </w:r>
      <w:proofErr w:type="spellEnd"/>
      <w:r>
        <w:t xml:space="preserve"> ‘New Project’, en la </w:t>
      </w:r>
      <w:proofErr w:type="spellStart"/>
      <w:r>
        <w:t>pantalla</w:t>
      </w:r>
      <w:proofErr w:type="spellEnd"/>
      <w:r>
        <w:t xml:space="preserve"> </w:t>
      </w:r>
      <w:proofErr w:type="spellStart"/>
      <w:r>
        <w:t>siguiente</w:t>
      </w:r>
      <w:proofErr w:type="spellEnd"/>
      <w:r>
        <w:t xml:space="preserve"> ‘Empty Activity’ y </w:t>
      </w:r>
      <w:proofErr w:type="spellStart"/>
      <w:r>
        <w:t>finalmente</w:t>
      </w:r>
      <w:proofErr w:type="spellEnd"/>
      <w:r>
        <w:t xml:space="preserve"> se </w:t>
      </w:r>
      <w:proofErr w:type="spellStart"/>
      <w:r>
        <w:t>configura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con </w:t>
      </w:r>
      <w:proofErr w:type="spellStart"/>
      <w:r>
        <w:t>nombre</w:t>
      </w:r>
      <w:proofErr w:type="spellEnd"/>
      <w:r>
        <w:t xml:space="preserve">, </w:t>
      </w:r>
      <w:proofErr w:type="spellStart"/>
      <w:r>
        <w:t>ubicación</w:t>
      </w:r>
      <w:proofErr w:type="spellEnd"/>
      <w:r>
        <w:t xml:space="preserve"> y la </w:t>
      </w:r>
      <w:proofErr w:type="spellStart"/>
      <w:r>
        <w:t>opción</w:t>
      </w:r>
      <w:proofErr w:type="spellEnd"/>
      <w:r>
        <w:t xml:space="preserve"> ‘Kotlin’ en </w:t>
      </w:r>
      <w:r>
        <w:rPr>
          <w:i/>
          <w:iCs/>
        </w:rPr>
        <w:t xml:space="preserve">Build Configuration </w:t>
      </w:r>
      <w:proofErr w:type="spellStart"/>
      <w:r>
        <w:rPr>
          <w:i/>
          <w:iCs/>
        </w:rPr>
        <w:t>Laguaje</w:t>
      </w:r>
      <w:proofErr w:type="spellEnd"/>
      <w:r>
        <w:rPr>
          <w:i/>
          <w:iCs/>
        </w:rPr>
        <w:t xml:space="preserve">. </w:t>
      </w:r>
      <w:proofErr w:type="spellStart"/>
      <w:r>
        <w:t>Finalizamos</w:t>
      </w:r>
      <w:proofErr w:type="spellEnd"/>
      <w:r>
        <w:t xml:space="preserve"> </w:t>
      </w:r>
      <w:proofErr w:type="spellStart"/>
      <w:r>
        <w:t>haciendo</w:t>
      </w:r>
      <w:proofErr w:type="spellEnd"/>
      <w:r>
        <w:t xml:space="preserve"> click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botón</w:t>
      </w:r>
      <w:proofErr w:type="spellEnd"/>
      <w:r>
        <w:t xml:space="preserve"> ‘Finish’.</w:t>
      </w:r>
    </w:p>
    <w:p w14:paraId="01F14048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0" distB="0" distL="0" distR="0" wp14:anchorId="044AD850" wp14:editId="465929F6">
            <wp:extent cx="3654995" cy="2639815"/>
            <wp:effectExtent l="38100" t="38100" r="38100" b="38100"/>
            <wp:docPr id="81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5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54995" cy="2639815"/>
                    </a:xfrm>
                    <a:prstGeom prst="rect">
                      <a:avLst/>
                    </a:prstGeom>
                    <a:ln w="381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14:paraId="1F3BBF82" w14:textId="77777777" w:rsidR="00A64875" w:rsidRDefault="000D7AA2">
      <w:pPr>
        <w:pStyle w:val="Ttulo4"/>
      </w:pPr>
      <w:bookmarkStart w:id="91" w:name="_mcl29jbj3dxn" w:colFirst="0" w:colLast="0"/>
      <w:bookmarkEnd w:id="91"/>
      <w:proofErr w:type="spellStart"/>
      <w:r>
        <w:t>Figura</w:t>
      </w:r>
      <w:proofErr w:type="spellEnd"/>
      <w:r>
        <w:t xml:space="preserve"> 45.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522E9E4B" w14:textId="77777777" w:rsidR="00A64875" w:rsidRDefault="000D7AA2">
      <w:pPr>
        <w:pStyle w:val="Ttulo3"/>
      </w:pPr>
      <w:r>
        <w:t>ESTRUCTURA DEL PROYECTO</w:t>
      </w:r>
    </w:p>
    <w:p w14:paraId="617B7956" w14:textId="77777777" w:rsidR="00A64875" w:rsidRDefault="000D7AA2">
      <w:r>
        <w:t xml:space="preserve">El </w:t>
      </w:r>
      <w:proofErr w:type="spellStart"/>
      <w:r>
        <w:t>desarrollo</w:t>
      </w:r>
      <w:proofErr w:type="spellEnd"/>
      <w:r>
        <w:t xml:space="preserve"> de la </w:t>
      </w:r>
      <w:proofErr w:type="spellStart"/>
      <w:r>
        <w:t>aplicación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 en Android Studio se </w:t>
      </w:r>
      <w:proofErr w:type="spellStart"/>
      <w:r>
        <w:t>organizó</w:t>
      </w:r>
      <w:proofErr w:type="spellEnd"/>
      <w:r>
        <w:t xml:space="preserve"> bajo </w:t>
      </w:r>
      <w:proofErr w:type="spellStart"/>
      <w:r>
        <w:t>el</w:t>
      </w:r>
      <w:proofErr w:type="spellEnd"/>
      <w:r>
        <w:t xml:space="preserve"> patrón arquitectónico MVC (</w:t>
      </w:r>
      <w:proofErr w:type="spellStart"/>
      <w:r>
        <w:t>Modelo</w:t>
      </w:r>
      <w:proofErr w:type="spellEnd"/>
      <w:r>
        <w:t>-Vista-</w:t>
      </w:r>
      <w:proofErr w:type="spellStart"/>
      <w:r>
        <w:t>Controlador</w:t>
      </w:r>
      <w:proofErr w:type="spellEnd"/>
      <w:r>
        <w:t xml:space="preserve">). Para </w:t>
      </w:r>
      <w:proofErr w:type="spellStart"/>
      <w:r>
        <w:t>asegurar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desacoplamiento</w:t>
      </w:r>
      <w:proofErr w:type="spellEnd"/>
      <w:r>
        <w:t xml:space="preserve"> de la </w:t>
      </w:r>
      <w:proofErr w:type="spellStart"/>
      <w:r>
        <w:t>lógica</w:t>
      </w:r>
      <w:proofErr w:type="spellEnd"/>
      <w:r>
        <w:t xml:space="preserve">, la vista y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de red, se </w:t>
      </w:r>
      <w:proofErr w:type="spellStart"/>
      <w:r>
        <w:t>estructuró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en los </w:t>
      </w:r>
      <w:proofErr w:type="spellStart"/>
      <w:r>
        <w:t>paquetes</w:t>
      </w:r>
      <w:proofErr w:type="spellEnd"/>
      <w:r>
        <w:t xml:space="preserve"> model, view y controller.</w:t>
      </w:r>
    </w:p>
    <w:p w14:paraId="58EACD21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65ABA558" wp14:editId="04F31F27">
            <wp:extent cx="3225638" cy="3160142"/>
            <wp:effectExtent l="0" t="0" r="0" b="0"/>
            <wp:docPr id="47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5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225638" cy="316014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2CC529D" w14:textId="77777777" w:rsidR="00A64875" w:rsidRDefault="000D7AA2">
      <w:pPr>
        <w:pStyle w:val="Ttulo4"/>
      </w:pPr>
      <w:bookmarkStart w:id="92" w:name="_u4ji2sboh0w2" w:colFirst="0" w:colLast="0"/>
      <w:bookmarkEnd w:id="92"/>
      <w:proofErr w:type="spellStart"/>
      <w:r>
        <w:t>Figura</w:t>
      </w:r>
      <w:proofErr w:type="spellEnd"/>
      <w:r>
        <w:t xml:space="preserve"> 46. </w:t>
      </w:r>
      <w:proofErr w:type="spellStart"/>
      <w:r>
        <w:t>Estructura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338A32E5" w14:textId="77777777" w:rsidR="00A64875" w:rsidRDefault="000D7AA2">
      <w:pPr>
        <w:pStyle w:val="Ttulo2"/>
      </w:pPr>
      <w:r>
        <w:t>CODIFICACIÓN DEL PROYECTO CLIENTE MÓVIL</w:t>
      </w:r>
    </w:p>
    <w:p w14:paraId="57CF3735" w14:textId="77777777" w:rsidR="00A64875" w:rsidRDefault="000D7AA2">
      <w:pPr>
        <w:pStyle w:val="Ttulo3"/>
      </w:pPr>
      <w:r>
        <w:t>CREACIÓN DE MODELOS</w:t>
      </w:r>
    </w:p>
    <w:p w14:paraId="4385D90D" w14:textId="77777777" w:rsidR="00A64875" w:rsidRDefault="000D7AA2"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model se </w:t>
      </w:r>
      <w:proofErr w:type="spellStart"/>
      <w:r>
        <w:t>crearon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intercambio</w:t>
      </w:r>
      <w:proofErr w:type="spellEnd"/>
      <w:r>
        <w:t xml:space="preserve"> de </w:t>
      </w:r>
      <w:proofErr w:type="spellStart"/>
      <w:r>
        <w:t>información</w:t>
      </w:r>
      <w:proofErr w:type="spellEnd"/>
      <w:r>
        <w:t xml:space="preserve">: </w:t>
      </w:r>
      <w:proofErr w:type="spellStart"/>
      <w:r>
        <w:t>ConversionRequest</w:t>
      </w:r>
      <w:proofErr w:type="spellEnd"/>
      <w:r>
        <w:t xml:space="preserve">, </w:t>
      </w:r>
      <w:proofErr w:type="spellStart"/>
      <w:r>
        <w:t>ConversionResult</w:t>
      </w:r>
      <w:proofErr w:type="spellEnd"/>
      <w:r>
        <w:t xml:space="preserve">, </w:t>
      </w:r>
      <w:proofErr w:type="spellStart"/>
      <w:r>
        <w:t>LoginResult</w:t>
      </w:r>
      <w:proofErr w:type="spellEnd"/>
      <w:r>
        <w:t xml:space="preserve"> y la </w:t>
      </w:r>
      <w:proofErr w:type="spellStart"/>
      <w:r>
        <w:t>enumeración</w:t>
      </w:r>
      <w:proofErr w:type="spellEnd"/>
      <w:r>
        <w:t xml:space="preserve"> </w:t>
      </w:r>
      <w:proofErr w:type="spellStart"/>
      <w:r>
        <w:t>ServiceType</w:t>
      </w:r>
      <w:proofErr w:type="spellEnd"/>
      <w:r>
        <w:t>.</w:t>
      </w:r>
    </w:p>
    <w:p w14:paraId="00E497AD" w14:textId="77777777" w:rsidR="00A64875" w:rsidRDefault="000D7AA2">
      <w:proofErr w:type="spellStart"/>
      <w:r>
        <w:t>Adicionalmente</w:t>
      </w:r>
      <w:proofErr w:type="spellEnd"/>
      <w:r>
        <w:t xml:space="preserve">, </w:t>
      </w:r>
      <w:proofErr w:type="spellStart"/>
      <w:r>
        <w:t>debido</w:t>
      </w:r>
      <w:proofErr w:type="spellEnd"/>
      <w:r>
        <w:t xml:space="preserve"> a que Android no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bibliotecas</w:t>
      </w:r>
      <w:proofErr w:type="spellEnd"/>
      <w:r>
        <w:t xml:space="preserve"> </w:t>
      </w:r>
      <w:proofErr w:type="spellStart"/>
      <w:r>
        <w:t>nativas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directo</w:t>
      </w:r>
      <w:proofErr w:type="spellEnd"/>
      <w:r>
        <w:t xml:space="preserve"> de WSDL (</w:t>
      </w:r>
      <w:proofErr w:type="spellStart"/>
      <w:r>
        <w:t>como</w:t>
      </w:r>
      <w:proofErr w:type="spellEnd"/>
      <w:r>
        <w:t xml:space="preserve"> JAX-WS en </w:t>
      </w:r>
      <w:proofErr w:type="spellStart"/>
      <w:r>
        <w:t>escritorio</w:t>
      </w:r>
      <w:proofErr w:type="spellEnd"/>
      <w:r>
        <w:t xml:space="preserve">), se </w:t>
      </w:r>
      <w:proofErr w:type="spellStart"/>
      <w:r>
        <w:t>implementó</w:t>
      </w:r>
      <w:proofErr w:type="spellEnd"/>
      <w:r>
        <w:t xml:space="preserve"> la </w:t>
      </w:r>
      <w:proofErr w:type="spellStart"/>
      <w:r>
        <w:t>clase</w:t>
      </w:r>
      <w:proofErr w:type="spellEnd"/>
      <w:r>
        <w:t xml:space="preserve"> </w:t>
      </w:r>
      <w:proofErr w:type="spellStart"/>
      <w:r>
        <w:t>SoapClient</w:t>
      </w:r>
      <w:proofErr w:type="spellEnd"/>
      <w:r>
        <w:t xml:space="preserve"> para </w:t>
      </w:r>
      <w:proofErr w:type="spellStart"/>
      <w:r>
        <w:t>estructurar</w:t>
      </w:r>
      <w:proofErr w:type="spellEnd"/>
      <w:r>
        <w:t xml:space="preserve"> y </w:t>
      </w:r>
      <w:proofErr w:type="spellStart"/>
      <w:r>
        <w:t>ejecutar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HTTP/XML </w:t>
      </w:r>
      <w:proofErr w:type="spellStart"/>
      <w:r>
        <w:t>hacia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Payara, </w:t>
      </w:r>
      <w:proofErr w:type="spellStart"/>
      <w:r>
        <w:t>apoyada</w:t>
      </w:r>
      <w:proofErr w:type="spellEnd"/>
      <w:r>
        <w:t xml:space="preserve"> por </w:t>
      </w:r>
      <w:proofErr w:type="spellStart"/>
      <w:r>
        <w:t>SoapErrorMapper</w:t>
      </w:r>
      <w:proofErr w:type="spellEnd"/>
      <w:r>
        <w:t xml:space="preserve"> para una </w:t>
      </w:r>
      <w:proofErr w:type="spellStart"/>
      <w:r>
        <w:t>correcta</w:t>
      </w:r>
      <w:proofErr w:type="spellEnd"/>
      <w:r>
        <w:t xml:space="preserve"> </w:t>
      </w:r>
      <w:proofErr w:type="spellStart"/>
      <w:r>
        <w:t>gestión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 xml:space="preserve"> de red.</w:t>
      </w:r>
    </w:p>
    <w:p w14:paraId="5C9B740E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7DFECA25" wp14:editId="329DE960">
            <wp:extent cx="2047875" cy="1819275"/>
            <wp:effectExtent l="0" t="0" r="0" b="0"/>
            <wp:docPr id="54" name="image4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1.png"/>
                    <pic:cNvPicPr preferRelativeResize="0"/>
                  </pic:nvPicPr>
                  <pic:blipFill>
                    <a:blip r:embed="rId6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1819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2C01D5E" w14:textId="77777777" w:rsidR="00A64875" w:rsidRDefault="000D7AA2">
      <w:pPr>
        <w:pStyle w:val="Ttulo4"/>
      </w:pPr>
      <w:bookmarkStart w:id="93" w:name="_xqavj6j6hlsn" w:colFirst="0" w:colLast="0"/>
      <w:bookmarkEnd w:id="93"/>
      <w:proofErr w:type="spellStart"/>
      <w:r>
        <w:t>Figura</w:t>
      </w:r>
      <w:proofErr w:type="spellEnd"/>
      <w:r>
        <w:t xml:space="preserve"> 47.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modelos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2F33941D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CONTROLADORES</w:t>
      </w:r>
    </w:p>
    <w:p w14:paraId="68C5E4C4" w14:textId="385EF3AC" w:rsidR="00A64875" w:rsidRDefault="000D7AA2">
      <w:pPr>
        <w:rPr>
          <w:i/>
          <w:iCs/>
        </w:rPr>
      </w:pPr>
      <w:r>
        <w:t xml:space="preserve">s </w:t>
      </w:r>
      <w:proofErr w:type="spellStart"/>
      <w:r>
        <w:t>reemplaza</w:t>
      </w:r>
      <w:proofErr w:type="spellEnd"/>
      <w:r>
        <w:t xml:space="preserve"> la </w:t>
      </w:r>
      <w:proofErr w:type="spellStart"/>
      <w:r>
        <w:t>implementación</w:t>
      </w:r>
      <w:proofErr w:type="spellEnd"/>
      <w:r>
        <w:t xml:space="preserve"> de </w:t>
      </w:r>
      <w:proofErr w:type="spellStart"/>
      <w:r>
        <w:t>clientes</w:t>
      </w:r>
      <w:proofErr w:type="spellEnd"/>
      <w:r>
        <w:t xml:space="preserve"> REST.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>
        <w:t xml:space="preserve"> controller se </w:t>
      </w:r>
      <w:proofErr w:type="spellStart"/>
      <w:r>
        <w:t>desarrollaron</w:t>
      </w:r>
      <w:proofErr w:type="spellEnd"/>
      <w:r>
        <w:t xml:space="preserve"> las </w:t>
      </w:r>
      <w:proofErr w:type="spellStart"/>
      <w:r>
        <w:t>clases</w:t>
      </w:r>
      <w:proofErr w:type="spellEnd"/>
      <w:r>
        <w:t xml:space="preserve"> </w:t>
      </w:r>
      <w:proofErr w:type="spellStart"/>
      <w:r>
        <w:t>LoginController</w:t>
      </w:r>
      <w:proofErr w:type="spellEnd"/>
      <w:r>
        <w:t xml:space="preserve"> y </w:t>
      </w:r>
      <w:proofErr w:type="spellStart"/>
      <w:r>
        <w:t>ConversionController</w:t>
      </w:r>
      <w:proofErr w:type="spellEnd"/>
      <w:r>
        <w:t xml:space="preserve">.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controladores</w:t>
      </w:r>
      <w:proofErr w:type="spellEnd"/>
      <w:r>
        <w:t xml:space="preserve"> </w:t>
      </w:r>
      <w:proofErr w:type="spellStart"/>
      <w:r>
        <w:t>operan</w:t>
      </w:r>
      <w:proofErr w:type="spellEnd"/>
      <w:r>
        <w:t xml:space="preserve"> de forma </w:t>
      </w:r>
      <w:proofErr w:type="spellStart"/>
      <w:r>
        <w:t>asíncrona</w:t>
      </w:r>
      <w:proofErr w:type="spellEnd"/>
      <w:r>
        <w:t xml:space="preserve"> (en </w:t>
      </w:r>
      <w:proofErr w:type="spellStart"/>
      <w:r>
        <w:t>hilos</w:t>
      </w:r>
      <w:proofErr w:type="spellEnd"/>
      <w:r>
        <w:t xml:space="preserve"> </w:t>
      </w:r>
      <w:proofErr w:type="spellStart"/>
      <w:r>
        <w:t>secundarios</w:t>
      </w:r>
      <w:proofErr w:type="spellEnd"/>
      <w:r>
        <w:t xml:space="preserve">) para no </w:t>
      </w:r>
      <w:proofErr w:type="spellStart"/>
      <w:r>
        <w:t>bloquear</w:t>
      </w:r>
      <w:proofErr w:type="spellEnd"/>
      <w:r>
        <w:t xml:space="preserve"> la interfaz </w:t>
      </w:r>
      <w:proofErr w:type="spellStart"/>
      <w:r>
        <w:t>gráfica</w:t>
      </w:r>
      <w:proofErr w:type="spellEnd"/>
      <w:r>
        <w:t xml:space="preserve">; </w:t>
      </w:r>
      <w:proofErr w:type="spellStart"/>
      <w:r>
        <w:t>capturan</w:t>
      </w:r>
      <w:proofErr w:type="spellEnd"/>
      <w:r>
        <w:t xml:space="preserve"> los </w:t>
      </w:r>
      <w:proofErr w:type="spellStart"/>
      <w:r>
        <w:t>datos</w:t>
      </w:r>
      <w:proofErr w:type="spellEnd"/>
      <w:r>
        <w:t xml:space="preserve"> de la </w:t>
      </w:r>
      <w:proofErr w:type="spellStart"/>
      <w:r>
        <w:t>pantalla</w:t>
      </w:r>
      <w:proofErr w:type="spellEnd"/>
      <w:r>
        <w:t xml:space="preserve">, </w:t>
      </w:r>
      <w:proofErr w:type="spellStart"/>
      <w:r>
        <w:t>invocan</w:t>
      </w:r>
      <w:proofErr w:type="spellEnd"/>
      <w:r>
        <w:t xml:space="preserve"> al </w:t>
      </w:r>
      <w:proofErr w:type="spellStart"/>
      <w:r>
        <w:t>SoapClient</w:t>
      </w:r>
      <w:proofErr w:type="spellEnd"/>
      <w:r>
        <w:t xml:space="preserve"> </w:t>
      </w:r>
      <w:proofErr w:type="spellStart"/>
      <w:r>
        <w:t>pasándole</w:t>
      </w:r>
      <w:proofErr w:type="spellEnd"/>
      <w:r>
        <w:t xml:space="preserve"> los </w:t>
      </w:r>
      <w:proofErr w:type="spellStart"/>
      <w:r>
        <w:t>parámetros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y </w:t>
      </w:r>
      <w:proofErr w:type="spellStart"/>
      <w:r>
        <w:t>devuelven</w:t>
      </w:r>
      <w:proofErr w:type="spellEnd"/>
      <w:r>
        <w:t xml:space="preserve"> la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procesada</w:t>
      </w:r>
      <w:proofErr w:type="spellEnd"/>
      <w:r>
        <w:t xml:space="preserve"> a las </w:t>
      </w:r>
      <w:proofErr w:type="spellStart"/>
      <w:r>
        <w:t>actividades</w:t>
      </w:r>
      <w:proofErr w:type="spellEnd"/>
      <w:r>
        <w:t xml:space="preserve"> </w:t>
      </w:r>
      <w:proofErr w:type="spellStart"/>
      <w:r>
        <w:t>correspondientes</w:t>
      </w:r>
      <w:proofErr w:type="spellEnd"/>
      <w:r>
        <w:t>.</w:t>
      </w:r>
    </w:p>
    <w:p w14:paraId="0AE610F1" w14:textId="77777777" w:rsidR="00A64875" w:rsidRDefault="000D7AA2">
      <w:pPr>
        <w:keepNext/>
        <w:spacing w:after="0"/>
        <w:jc w:val="center"/>
      </w:pPr>
      <w:r>
        <w:rPr>
          <w:noProof/>
        </w:rPr>
        <w:drawing>
          <wp:inline distT="114300" distB="114300" distL="114300" distR="114300" wp14:anchorId="6F0ECC22" wp14:editId="25BA2066">
            <wp:extent cx="1962150" cy="714375"/>
            <wp:effectExtent l="0" t="0" r="0" b="0"/>
            <wp:docPr id="8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714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724A9F2" w14:textId="77777777" w:rsidR="00A64875" w:rsidRDefault="000D7AA2">
      <w:pPr>
        <w:pStyle w:val="Ttulo4"/>
      </w:pPr>
      <w:bookmarkStart w:id="94" w:name="_fxc42qhemt83" w:colFirst="0" w:colLast="0"/>
      <w:bookmarkEnd w:id="94"/>
      <w:proofErr w:type="spellStart"/>
      <w:r>
        <w:t>Figura</w:t>
      </w:r>
      <w:proofErr w:type="spellEnd"/>
      <w:r>
        <w:t xml:space="preserve"> 48. </w:t>
      </w:r>
      <w:proofErr w:type="spellStart"/>
      <w:r>
        <w:t>Creación</w:t>
      </w:r>
      <w:proofErr w:type="spellEnd"/>
      <w:r>
        <w:t xml:space="preserve"> de </w:t>
      </w:r>
      <w:proofErr w:type="spellStart"/>
      <w:r>
        <w:t>controladores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4986BD4" w14:textId="77777777" w:rsidR="00A64875" w:rsidRDefault="000D7AA2">
      <w:pPr>
        <w:pStyle w:val="Ttulo5"/>
      </w:pPr>
      <w:bookmarkStart w:id="95" w:name="_w7nueka88r45" w:colFirst="0" w:colLast="0"/>
      <w:bookmarkEnd w:id="95"/>
      <w:proofErr w:type="spellStart"/>
      <w:r>
        <w:t>Tabla</w:t>
      </w:r>
      <w:proofErr w:type="spellEnd"/>
      <w:r>
        <w:t xml:space="preserve"> 18.  </w:t>
      </w:r>
      <w:proofErr w:type="spellStart"/>
      <w:r>
        <w:t>LoginController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af1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1F1D72FB" w14:textId="77777777">
        <w:tc>
          <w:tcPr>
            <w:tcW w:w="8494" w:type="dxa"/>
            <w:shd w:val="clear" w:color="auto" w:fill="D9D9D9"/>
          </w:tcPr>
          <w:p w14:paraId="366D5F5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CF020D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329B35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.conuniclientemovil.model.LoginResult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1D1465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484C44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46BED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.concurrent.ExecutionException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B8FC3C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55629A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.concurrent.Executors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5895B7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185BB1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1268492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5CB8CE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2CE8453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Callback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resultado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del login.</w:t>
            </w:r>
          </w:p>
          <w:p w14:paraId="65B33E2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2863E70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interface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LoginCallback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1BA2223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result);</w:t>
            </w:r>
          </w:p>
          <w:p w14:paraId="3606DCA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404B3873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0C1687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6D0C0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188B97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54031B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3ABF523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Executors.newSingleThreadExecutor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58C27B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7FFFE1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2C404D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64FA53F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this.soapClient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2741CD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this.executorService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B837CC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E57F23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EF4A3F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0A430F1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login de forma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asíncrona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</w:t>
            </w:r>
          </w:p>
          <w:p w14:paraId="49A7204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2B8F0B3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String clave,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LoginCallback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callback) {</w:t>
            </w:r>
          </w:p>
          <w:p w14:paraId="29AEA76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executorService.execute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(() -&gt; {</w:t>
            </w:r>
          </w:p>
          <w:p w14:paraId="2C5A0E5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try {</w:t>
            </w:r>
          </w:p>
          <w:p w14:paraId="15E5D2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String token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soapClient.login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usuario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clave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2CD2650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callback.onResult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LoginResult.success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(token));</w:t>
            </w:r>
          </w:p>
          <w:p w14:paraId="1E7B1C4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 catch (Exception exception) {</w:t>
            </w:r>
          </w:p>
          <w:p w14:paraId="73F9B6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callback.onResult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LoginResult.error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extractMessage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(exception)));</w:t>
            </w:r>
          </w:p>
          <w:p w14:paraId="4DE88CD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6D7088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});</w:t>
            </w:r>
          </w:p>
          <w:p w14:paraId="1129A42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58C20C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BD312C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shutdown(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1B83CF2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executorService.shutdown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2AAFF9C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C0EB1A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AC2CD8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extractMessage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 exception) {</w:t>
            </w:r>
          </w:p>
          <w:p w14:paraId="3E5491A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Throwable cause = exception;</w:t>
            </w:r>
          </w:p>
          <w:p w14:paraId="4D64C86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(exception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ExecutionException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exception.getCause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 != null) {</w:t>
            </w:r>
          </w:p>
          <w:p w14:paraId="2E68E04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cause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exception.getCause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086FC00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4225CE8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F7063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message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cause.getMessage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55B3DAD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(message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message.trim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 {</w:t>
            </w:r>
          </w:p>
          <w:p w14:paraId="6FDE735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"Error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desconocido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";</w:t>
            </w:r>
          </w:p>
          <w:p w14:paraId="43FBD4A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F19006D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D322A9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message;</w:t>
            </w:r>
          </w:p>
          <w:p w14:paraId="3897D5C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3F098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  <w:p w14:paraId="302A2B7B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CD2D40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</w:tc>
      </w:tr>
    </w:tbl>
    <w:p w14:paraId="47D0B783" w14:textId="77777777" w:rsidR="00A64875" w:rsidRDefault="000D7AA2">
      <w:pPr>
        <w:pStyle w:val="Ttulo5"/>
      </w:pPr>
      <w:bookmarkStart w:id="96" w:name="_fzgqzlnp7la3" w:colFirst="0" w:colLast="0"/>
      <w:bookmarkEnd w:id="96"/>
      <w:proofErr w:type="spellStart"/>
      <w:r>
        <w:t>Tabla</w:t>
      </w:r>
      <w:proofErr w:type="spellEnd"/>
      <w:r>
        <w:t xml:space="preserve"> 19.  </w:t>
      </w:r>
      <w:proofErr w:type="spellStart"/>
      <w:r>
        <w:t>ConversionController</w:t>
      </w:r>
      <w:proofErr w:type="spellEnd"/>
      <w:r>
        <w:t xml:space="preserve"> - </w:t>
      </w:r>
      <w:proofErr w:type="spellStart"/>
      <w:r>
        <w:t>Cliente</w:t>
      </w:r>
      <w:proofErr w:type="spellEnd"/>
      <w:r>
        <w:t xml:space="preserve"> web</w:t>
      </w:r>
    </w:p>
    <w:tbl>
      <w:tblPr>
        <w:tblStyle w:val="af2"/>
        <w:tblW w:w="8494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94"/>
      </w:tblGrid>
      <w:tr w:rsidR="00A64875" w14:paraId="7E12F5AF" w14:textId="77777777">
        <w:tc>
          <w:tcPr>
            <w:tcW w:w="8494" w:type="dxa"/>
            <w:shd w:val="clear" w:color="auto" w:fill="D9D9D9"/>
          </w:tcPr>
          <w:p w14:paraId="2D1CFC8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package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C0F812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9DAC06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.conuniclientemovil.model.ConversionRequest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8135C2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.conuniclientemovil.model.ConversionResult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09C3E56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.conuniclientemovil.model.ServiceType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B440C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C97458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ec.edu.monster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.conuniclientemovil.model.SoapErrorMapper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12520D34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0D1453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.concurrent.ExecutionException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2759AAE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35FDF1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import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java.util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.concurrent.Executors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A2795D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0BAB619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public class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48CBE8E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51B3845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6EE9F3C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Callback para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operaciones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</w:t>
            </w:r>
          </w:p>
          <w:p w14:paraId="203AB74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07969E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interface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ConversionCallback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{</w:t>
            </w:r>
          </w:p>
          <w:p w14:paraId="384C523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void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onResult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ConversionResult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result);</w:t>
            </w:r>
          </w:p>
          <w:p w14:paraId="62FA27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31DD47B1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11413EA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4A4CBDD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final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7D1BC60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D89147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7EE236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Executors.newSingleThreadExecutor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());</w:t>
            </w:r>
          </w:p>
          <w:p w14:paraId="475F101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4F8A2D0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18ACD5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ConversionController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74F483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this.soapClient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35C502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this.executorService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;</w:t>
            </w:r>
          </w:p>
          <w:p w14:paraId="677C6FB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BD5AC9F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F4C290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/**</w:t>
            </w:r>
          </w:p>
          <w:p w14:paraId="67CDCBA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Ejecuta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una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conversión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de forma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asíncrona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usando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modelo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.</w:t>
            </w:r>
          </w:p>
          <w:p w14:paraId="5D0A99A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*/</w:t>
            </w:r>
          </w:p>
          <w:p w14:paraId="7AB5D9F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convert(</w:t>
            </w:r>
            <w:proofErr w:type="spellStart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ConversionRequest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request,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ConversionCallback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callback) {</w:t>
            </w:r>
          </w:p>
          <w:p w14:paraId="2D78807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executorService.execute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(() -&gt; {</w:t>
            </w:r>
          </w:p>
          <w:p w14:paraId="02E5796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try {</w:t>
            </w:r>
          </w:p>
          <w:p w14:paraId="386F16E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double result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executeConversion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18CF1F8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request.getServiceType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</w:t>
            </w:r>
          </w:p>
          <w:p w14:paraId="5CFA171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</w:t>
            </w:r>
          </w:p>
          <w:p w14:paraId="015500B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request.getValue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</w:t>
            </w:r>
          </w:p>
          <w:p w14:paraId="350A004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request.getOriginUnit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</w:t>
            </w:r>
          </w:p>
          <w:p w14:paraId="5BBA087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request.getDestinationUnit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</w:t>
            </w:r>
          </w:p>
          <w:p w14:paraId="0AE3FD6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request.getToken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</w:t>
            </w:r>
          </w:p>
          <w:p w14:paraId="677C7EA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);</w:t>
            </w:r>
          </w:p>
          <w:p w14:paraId="2E13B5A5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452C40C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mappedError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SoapErrorMapper.mapConversionError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</w:p>
          <w:p w14:paraId="4DBDD0D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request.getServiceType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(), result);</w:t>
            </w:r>
          </w:p>
          <w:p w14:paraId="0602551A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22877D5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if (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mappedError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!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= null) {</w:t>
            </w:r>
          </w:p>
          <w:p w14:paraId="42E15E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callback.onResult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ConversionResult.serviceError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mappedError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result));</w:t>
            </w:r>
          </w:p>
          <w:p w14:paraId="5AF18A2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    return;</w:t>
            </w:r>
          </w:p>
          <w:p w14:paraId="7F4D668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}</w:t>
            </w:r>
          </w:p>
          <w:p w14:paraId="57637F5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F192A4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callback.onResult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ConversionResult.success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(result));</w:t>
            </w:r>
          </w:p>
          <w:p w14:paraId="2377174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 catch (Exception exception) {</w:t>
            </w:r>
          </w:p>
          <w:p w14:paraId="2AC47E1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callback.onResult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(ConversionResult.error(extractMessage(exception)));</w:t>
            </w:r>
          </w:p>
          <w:p w14:paraId="4F272CC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}</w:t>
            </w:r>
          </w:p>
          <w:p w14:paraId="2CEC922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});</w:t>
            </w:r>
          </w:p>
          <w:p w14:paraId="0AAF91D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C7A133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public void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shutdown(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423FC40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executorService.shutdown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234F157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2BF7F596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6295568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double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executeConversion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</w:p>
          <w:p w14:paraId="16256D7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</w:t>
            </w:r>
          </w:p>
          <w:p w14:paraId="34E5EBDD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</w:t>
            </w:r>
          </w:p>
          <w:p w14:paraId="7396518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double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inputValue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</w:t>
            </w:r>
          </w:p>
          <w:p w14:paraId="68C1A1FE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origin,</w:t>
            </w:r>
          </w:p>
          <w:p w14:paraId="67708F46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destination,</w:t>
            </w:r>
          </w:p>
          <w:p w14:paraId="64354FE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String token</w:t>
            </w:r>
          </w:p>
          <w:p w14:paraId="6C46A10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) 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throws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Exception {</w:t>
            </w:r>
          </w:p>
          <w:p w14:paraId="6C9CD3D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switch 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 {</w:t>
            </w:r>
          </w:p>
          <w:p w14:paraId="57781627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case LONGITUD:</w:t>
            </w:r>
          </w:p>
          <w:p w14:paraId="34F6CCC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soapClient.convertirLongitud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inputValue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origin, destination, token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7B1ADCB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case MASA:</w:t>
            </w:r>
          </w:p>
          <w:p w14:paraId="50930E7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soapClient.convertirMasa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inputValue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origin, destination, token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349E899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case TEMPERATURA:</w:t>
            </w:r>
          </w:p>
          <w:p w14:paraId="4110BBE5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return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soapClient.convertirTemperatura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baseUrl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inputValue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, origin, destination, token</w:t>
            </w:r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).get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3A0524D2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default:</w:t>
            </w:r>
          </w:p>
          <w:p w14:paraId="726263F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    throw new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IllegalArgumentException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Servicio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no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soportado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: " +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serviceType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);</w:t>
            </w:r>
          </w:p>
          <w:p w14:paraId="43A1756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24221B0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4B73CC3C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346EFAD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private String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extractMessage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</w:t>
            </w:r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 exception) {</w:t>
            </w:r>
          </w:p>
          <w:p w14:paraId="20997979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Throwable cause = exception;</w:t>
            </w:r>
          </w:p>
          <w:p w14:paraId="3AD5E45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(exception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instanceof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ExecutionException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&amp;&amp;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exception.getCause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 != null) {</w:t>
            </w:r>
          </w:p>
          <w:p w14:paraId="3AA6694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cause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exception.getCause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1D208F33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05224DEE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101451FF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String message =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cause.getMessage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();</w:t>
            </w:r>
          </w:p>
          <w:p w14:paraId="769A4F64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if (message == null || </w:t>
            </w:r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message.trim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isEmpty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()) {</w:t>
            </w:r>
          </w:p>
          <w:p w14:paraId="18E4B288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    return "Error </w:t>
            </w:r>
            <w:proofErr w:type="spellStart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desconocido</w:t>
            </w:r>
            <w:proofErr w:type="spellEnd"/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";</w:t>
            </w:r>
          </w:p>
          <w:p w14:paraId="18A1C0FC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}</w:t>
            </w:r>
          </w:p>
          <w:p w14:paraId="10753228" w14:textId="77777777" w:rsidR="00A64875" w:rsidRDefault="00A64875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</w:p>
          <w:p w14:paraId="7B11DB41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    return message;</w:t>
            </w:r>
          </w:p>
          <w:p w14:paraId="77154BB0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 xml:space="preserve">    }</w:t>
            </w:r>
          </w:p>
          <w:p w14:paraId="0705A18B" w14:textId="77777777" w:rsidR="00A64875" w:rsidRDefault="000D7AA2">
            <w:pPr>
              <w:spacing w:before="0"/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</w:pPr>
            <w:r>
              <w:rPr>
                <w:rFonts w:ascii="Courier New" w:eastAsia="Courier New" w:hAnsi="Courier New" w:cs="Courier New"/>
                <w:color w:val="000000"/>
                <w:sz w:val="16"/>
                <w:szCs w:val="16"/>
              </w:rPr>
              <w:t>}</w:t>
            </w:r>
          </w:p>
        </w:tc>
      </w:tr>
    </w:tbl>
    <w:p w14:paraId="38683083" w14:textId="77777777" w:rsidR="00A64875" w:rsidRDefault="000D7AA2">
      <w:pPr>
        <w:rPr>
          <w:b/>
          <w:bCs/>
          <w:color w:val="243F61"/>
          <w:sz w:val="32"/>
          <w:szCs w:val="32"/>
        </w:rPr>
      </w:pPr>
      <w:r>
        <w:rPr>
          <w:b/>
          <w:bCs/>
          <w:color w:val="243F61"/>
          <w:sz w:val="32"/>
          <w:szCs w:val="32"/>
        </w:rPr>
        <w:t>CREACIÓN DE VISTAS</w:t>
      </w:r>
    </w:p>
    <w:p w14:paraId="1019E7D6" w14:textId="2CD55E15" w:rsidR="00A64875" w:rsidRDefault="000D7AA2">
      <w:pPr>
        <w:rPr>
          <w:i/>
          <w:iCs/>
        </w:rPr>
      </w:pPr>
      <w:r>
        <w:t xml:space="preserve">Se </w:t>
      </w:r>
      <w:proofErr w:type="spellStart"/>
      <w:r>
        <w:t>crean</w:t>
      </w:r>
      <w:proofErr w:type="spellEnd"/>
      <w:r>
        <w:t xml:space="preserve"> </w:t>
      </w:r>
      <w:r w:rsidR="00DF530A">
        <w:t xml:space="preserve">los </w:t>
      </w:r>
      <w:proofErr w:type="spellStart"/>
      <w:r>
        <w:t>archivo</w:t>
      </w:r>
      <w:r w:rsidR="00DF530A">
        <w:t>s</w:t>
      </w:r>
      <w:proofErr w:type="spellEnd"/>
      <w:r w:rsidR="00DF530A">
        <w:t xml:space="preserve"> de interfaz </w:t>
      </w:r>
      <w:proofErr w:type="spellStart"/>
      <w:r w:rsidR="00DF530A">
        <w:t>gráfica</w:t>
      </w:r>
      <w:proofErr w:type="spellEnd"/>
      <w:r>
        <w:rPr>
          <w:i/>
          <w:iCs/>
        </w:rPr>
        <w:t xml:space="preserve"> </w:t>
      </w:r>
      <w:r>
        <w:t xml:space="preserve">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paquete</w:t>
      </w:r>
      <w:proofErr w:type="spellEnd"/>
      <w:r w:rsidR="00DF530A">
        <w:t xml:space="preserve"> views</w:t>
      </w:r>
      <w:r>
        <w:rPr>
          <w:i/>
          <w:iCs/>
        </w:rPr>
        <w:t>.</w:t>
      </w:r>
    </w:p>
    <w:p w14:paraId="4CDFB2D7" w14:textId="1B640A7D" w:rsidR="00A64875" w:rsidRDefault="000D7AA2">
      <w:pPr>
        <w:jc w:val="center"/>
      </w:pPr>
      <w:r>
        <w:rPr>
          <w:noProof/>
        </w:rPr>
        <w:drawing>
          <wp:inline distT="114300" distB="114300" distL="114300" distR="114300" wp14:anchorId="7079C032" wp14:editId="09CF2186">
            <wp:extent cx="1866900" cy="676275"/>
            <wp:effectExtent l="0" t="0" r="0" b="0"/>
            <wp:docPr id="83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6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6762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BF7BB03" w14:textId="7FAC705B" w:rsidR="00A64875" w:rsidRDefault="000D7AA2" w:rsidP="00AE0788">
      <w:pPr>
        <w:pStyle w:val="Ttulo4"/>
      </w:pPr>
      <w:bookmarkStart w:id="97" w:name="_kni2w8b8dvzn" w:colFirst="0" w:colLast="0"/>
      <w:bookmarkEnd w:id="97"/>
      <w:proofErr w:type="spellStart"/>
      <w:r>
        <w:t>Figura</w:t>
      </w:r>
      <w:proofErr w:type="spellEnd"/>
      <w:r>
        <w:t xml:space="preserve"> 49. </w:t>
      </w:r>
      <w:proofErr w:type="spellStart"/>
      <w:r>
        <w:t>Creación</w:t>
      </w:r>
      <w:proofErr w:type="spellEnd"/>
      <w:r>
        <w:t xml:space="preserve"> de vistas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55F4D0B" w14:textId="77777777" w:rsidR="00AE0788" w:rsidRPr="00AE0788" w:rsidRDefault="00AE0788" w:rsidP="00AE0788"/>
    <w:p w14:paraId="468D4681" w14:textId="633654F8" w:rsidR="00AE0788" w:rsidDel="00AE0788" w:rsidRDefault="00AE0788" w:rsidP="00AE0788">
      <w:pPr>
        <w:rPr>
          <w:del w:id="98" w:author="Edison Verdesoto" w:date="2026-05-11T20:20:00Z"/>
        </w:rPr>
      </w:pPr>
    </w:p>
    <w:p w14:paraId="2B4E0E8E" w14:textId="49238CCC" w:rsidR="00AE0788" w:rsidRPr="00AE0788" w:rsidRDefault="000D7AA2" w:rsidP="00AE0788">
      <w:pPr>
        <w:pStyle w:val="Ttulo3"/>
      </w:pPr>
      <w:r>
        <w:t>EJECUCIÓN DEL CLIENTE DE MÓVIL</w:t>
      </w:r>
    </w:p>
    <w:p w14:paraId="2DD72668" w14:textId="77777777" w:rsidR="00A64875" w:rsidRDefault="000D7AA2">
      <w:pPr>
        <w:pStyle w:val="Ttulo3"/>
        <w:jc w:val="center"/>
      </w:pPr>
      <w:r>
        <w:rPr>
          <w:noProof/>
        </w:rPr>
        <w:drawing>
          <wp:inline distT="114300" distB="114300" distL="114300" distR="114300" wp14:anchorId="6A45BFC2" wp14:editId="0A259B53">
            <wp:extent cx="2335050" cy="5044112"/>
            <wp:effectExtent l="0" t="0" r="9525" b="0"/>
            <wp:docPr id="56" name="image5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1.png"/>
                    <pic:cNvPicPr preferRelativeResize="0"/>
                  </pic:nvPicPr>
                  <pic:blipFill>
                    <a:blip r:embed="rId6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35050" cy="504411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E93E72" w14:textId="6C913314" w:rsidR="00A64875" w:rsidRDefault="000D7AA2">
      <w:pPr>
        <w:pStyle w:val="Ttulo4"/>
      </w:pPr>
      <w:proofErr w:type="spellStart"/>
      <w:r>
        <w:t>Figura</w:t>
      </w:r>
      <w:proofErr w:type="spellEnd"/>
      <w:r>
        <w:t xml:space="preserve"> 50. Login -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móvil</w:t>
      </w:r>
      <w:proofErr w:type="spellEnd"/>
    </w:p>
    <w:p w14:paraId="196169C6" w14:textId="77777777" w:rsidR="00AE0788" w:rsidRPr="00AE0788" w:rsidRDefault="00AE0788" w:rsidP="00AE0788"/>
    <w:p w14:paraId="5C0D6D02" w14:textId="77777777" w:rsidR="00A64875" w:rsidRDefault="000D7AA2">
      <w:pPr>
        <w:pBdr>
          <w:top w:val="nil"/>
          <w:left w:val="nil"/>
          <w:bottom w:val="nil"/>
          <w:right w:val="nil"/>
          <w:between w:val="nil"/>
        </w:pBd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99" w:name="_cdfm1fxggw8g" w:colFirst="0" w:colLast="0"/>
      <w:bookmarkEnd w:id="99"/>
      <w:r>
        <w:rPr>
          <w:i/>
          <w:iCs/>
          <w:noProof/>
          <w:color w:val="1F497D"/>
          <w:sz w:val="18"/>
          <w:szCs w:val="18"/>
        </w:rPr>
        <w:drawing>
          <wp:inline distT="114300" distB="114300" distL="114300" distR="114300" wp14:anchorId="26351927" wp14:editId="5E12C6C8">
            <wp:extent cx="2296950" cy="5221261"/>
            <wp:effectExtent l="0" t="0" r="0" b="0"/>
            <wp:docPr id="84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6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96950" cy="522126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A1BDE84" w14:textId="77777777" w:rsidR="00A64875" w:rsidRDefault="000D7AA2">
      <w:pPr>
        <w:spacing w:line="240" w:lineRule="auto"/>
        <w:jc w:val="center"/>
        <w:rPr>
          <w:i/>
          <w:iCs/>
          <w:color w:val="1F497D"/>
          <w:sz w:val="18"/>
          <w:szCs w:val="18"/>
        </w:rPr>
      </w:pPr>
      <w:bookmarkStart w:id="100" w:name="_3dpufx62n32z" w:colFirst="0" w:colLast="0"/>
      <w:bookmarkEnd w:id="100"/>
      <w:proofErr w:type="spellStart"/>
      <w:r>
        <w:rPr>
          <w:i/>
          <w:iCs/>
          <w:color w:val="1F497D"/>
          <w:sz w:val="18"/>
          <w:szCs w:val="18"/>
        </w:rPr>
        <w:t>Figura</w:t>
      </w:r>
      <w:proofErr w:type="spellEnd"/>
      <w:r>
        <w:rPr>
          <w:i/>
          <w:iCs/>
          <w:color w:val="1F497D"/>
          <w:sz w:val="18"/>
          <w:szCs w:val="18"/>
        </w:rPr>
        <w:t xml:space="preserve"> 51. </w:t>
      </w:r>
      <w:proofErr w:type="spellStart"/>
      <w:r>
        <w:rPr>
          <w:i/>
          <w:iCs/>
          <w:color w:val="1F497D"/>
          <w:sz w:val="18"/>
          <w:szCs w:val="18"/>
        </w:rPr>
        <w:t>Pantalla</w:t>
      </w:r>
      <w:proofErr w:type="spellEnd"/>
      <w:r>
        <w:rPr>
          <w:i/>
          <w:iCs/>
          <w:color w:val="1F497D"/>
          <w:sz w:val="18"/>
          <w:szCs w:val="18"/>
        </w:rPr>
        <w:t xml:space="preserve"> de </w:t>
      </w:r>
      <w:proofErr w:type="spellStart"/>
      <w:r>
        <w:rPr>
          <w:i/>
          <w:iCs/>
          <w:color w:val="1F497D"/>
          <w:sz w:val="18"/>
          <w:szCs w:val="18"/>
        </w:rPr>
        <w:t>Conversiones</w:t>
      </w:r>
      <w:proofErr w:type="spellEnd"/>
      <w:r>
        <w:rPr>
          <w:i/>
          <w:iCs/>
          <w:color w:val="1F497D"/>
          <w:sz w:val="18"/>
          <w:szCs w:val="18"/>
        </w:rPr>
        <w:t xml:space="preserve"> - </w:t>
      </w:r>
      <w:proofErr w:type="spellStart"/>
      <w:r>
        <w:rPr>
          <w:i/>
          <w:iCs/>
          <w:color w:val="1F497D"/>
          <w:sz w:val="18"/>
          <w:szCs w:val="18"/>
        </w:rPr>
        <w:t>Cliente</w:t>
      </w:r>
      <w:proofErr w:type="spellEnd"/>
      <w:r>
        <w:rPr>
          <w:i/>
          <w:iCs/>
          <w:color w:val="1F497D"/>
          <w:sz w:val="18"/>
          <w:szCs w:val="18"/>
        </w:rPr>
        <w:t xml:space="preserve"> </w:t>
      </w:r>
      <w:proofErr w:type="spellStart"/>
      <w:r>
        <w:rPr>
          <w:i/>
          <w:iCs/>
          <w:color w:val="1F497D"/>
          <w:sz w:val="18"/>
          <w:szCs w:val="18"/>
        </w:rPr>
        <w:t>móvil</w:t>
      </w:r>
      <w:proofErr w:type="spellEnd"/>
    </w:p>
    <w:p w14:paraId="6A3419EF" w14:textId="77777777" w:rsidR="00A64875" w:rsidRDefault="000D7AA2">
      <w:pPr>
        <w:pStyle w:val="Ttulo3"/>
      </w:pPr>
      <w:r>
        <w:t>CONCLUSIONES</w:t>
      </w:r>
    </w:p>
    <w:p w14:paraId="6BD3D790" w14:textId="77777777" w:rsidR="00A64875" w:rsidRDefault="000D7AA2">
      <w:pPr>
        <w:numPr>
          <w:ilvl w:val="0"/>
          <w:numId w:val="2"/>
        </w:numPr>
        <w:spacing w:before="0"/>
      </w:pPr>
      <w:r>
        <w:t xml:space="preserve">El </w:t>
      </w:r>
      <w:proofErr w:type="spellStart"/>
      <w:r>
        <w:t>desarrollo</w:t>
      </w:r>
      <w:proofErr w:type="spellEnd"/>
      <w:r>
        <w:t xml:space="preserve"> del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</w:t>
      </w:r>
      <w:proofErr w:type="spellStart"/>
      <w:r>
        <w:t>múltiples</w:t>
      </w:r>
      <w:proofErr w:type="spellEnd"/>
      <w:r>
        <w:t xml:space="preserve"> </w:t>
      </w:r>
      <w:proofErr w:type="spellStart"/>
      <w:r>
        <w:t>tecnologías</w:t>
      </w:r>
      <w:proofErr w:type="spellEnd"/>
      <w:r>
        <w:t xml:space="preserve"> y </w:t>
      </w:r>
      <w:proofErr w:type="spellStart"/>
      <w:r>
        <w:t>herramientas</w:t>
      </w:r>
      <w:proofErr w:type="spellEnd"/>
      <w:r>
        <w:t xml:space="preserve"> </w:t>
      </w:r>
      <w:proofErr w:type="spellStart"/>
      <w:r>
        <w:t>necesarias</w:t>
      </w:r>
      <w:proofErr w:type="spellEnd"/>
      <w:r>
        <w:t xml:space="preserve"> para la </w:t>
      </w:r>
      <w:proofErr w:type="spellStart"/>
      <w:r>
        <w:t>construcción</w:t>
      </w:r>
      <w:proofErr w:type="spellEnd"/>
      <w:r>
        <w:t xml:space="preserve"> de un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</w:t>
      </w:r>
      <w:proofErr w:type="spellStart"/>
      <w:r>
        <w:t>basado</w:t>
      </w:r>
      <w:proofErr w:type="spellEnd"/>
      <w:r>
        <w:t xml:space="preserve"> en una arquitectura </w:t>
      </w:r>
      <w:proofErr w:type="spellStart"/>
      <w:r>
        <w:t>orientada</w:t>
      </w:r>
      <w:proofErr w:type="spellEnd"/>
      <w:r>
        <w:t xml:space="preserve"> a </w:t>
      </w:r>
      <w:proofErr w:type="spellStart"/>
      <w:r>
        <w:t>servicios</w:t>
      </w:r>
      <w:proofErr w:type="spellEnd"/>
      <w:r>
        <w:t xml:space="preserve"> (SOA) con SOAP, </w:t>
      </w:r>
      <w:proofErr w:type="spellStart"/>
      <w:r>
        <w:t>aplicando</w:t>
      </w:r>
      <w:proofErr w:type="spellEnd"/>
      <w:r>
        <w:t xml:space="preserve"> </w:t>
      </w:r>
      <w:proofErr w:type="spellStart"/>
      <w:r>
        <w:t>buenas</w:t>
      </w:r>
      <w:proofErr w:type="spellEnd"/>
      <w:r>
        <w:t xml:space="preserve"> </w:t>
      </w:r>
      <w:proofErr w:type="spellStart"/>
      <w:r>
        <w:t>prácticas</w:t>
      </w:r>
      <w:proofErr w:type="spellEnd"/>
      <w:r>
        <w:t xml:space="preserve"> de </w:t>
      </w:r>
      <w:proofErr w:type="spellStart"/>
      <w:r>
        <w:t>ingeniería</w:t>
      </w:r>
      <w:proofErr w:type="spellEnd"/>
      <w:r>
        <w:t xml:space="preserve"> de software. La </w:t>
      </w:r>
      <w:proofErr w:type="spellStart"/>
      <w:r>
        <w:t>instalación</w:t>
      </w:r>
      <w:proofErr w:type="spellEnd"/>
      <w:r>
        <w:t xml:space="preserve"> y </w:t>
      </w:r>
      <w:proofErr w:type="spellStart"/>
      <w:r>
        <w:t>configuración</w:t>
      </w:r>
      <w:proofErr w:type="spellEnd"/>
      <w:r>
        <w:t xml:space="preserve"> de </w:t>
      </w:r>
      <w:proofErr w:type="spellStart"/>
      <w:r>
        <w:t>entornos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NetBeans,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Payara, Jakarta EE y Android Studio </w:t>
      </w:r>
      <w:proofErr w:type="spellStart"/>
      <w:r>
        <w:t>facilitaron</w:t>
      </w:r>
      <w:proofErr w:type="spellEnd"/>
      <w:r>
        <w:t xml:space="preserve"> un </w:t>
      </w:r>
      <w:proofErr w:type="spellStart"/>
      <w:r>
        <w:t>flujo</w:t>
      </w:r>
      <w:proofErr w:type="spellEnd"/>
      <w:r>
        <w:t xml:space="preserve"> de </w:t>
      </w:r>
      <w:proofErr w:type="spellStart"/>
      <w:r>
        <w:t>trabajo</w:t>
      </w:r>
      <w:proofErr w:type="spellEnd"/>
      <w:r>
        <w:t xml:space="preserve"> </w:t>
      </w:r>
      <w:proofErr w:type="spellStart"/>
      <w:r>
        <w:t>ordenado</w:t>
      </w:r>
      <w:proofErr w:type="spellEnd"/>
      <w:r>
        <w:t xml:space="preserve">, </w:t>
      </w:r>
      <w:proofErr w:type="spellStart"/>
      <w:r>
        <w:t>garantizando</w:t>
      </w:r>
      <w:proofErr w:type="spellEnd"/>
      <w:r>
        <w:t xml:space="preserve"> que </w:t>
      </w:r>
      <w:proofErr w:type="spellStart"/>
      <w:r>
        <w:t>todos</w:t>
      </w:r>
      <w:proofErr w:type="spellEnd"/>
      <w:r>
        <w:t xml:space="preserve"> los </w:t>
      </w:r>
      <w:proofErr w:type="spellStart"/>
      <w:r>
        <w:t>componentes</w:t>
      </w:r>
      <w:proofErr w:type="spellEnd"/>
      <w:r>
        <w:t xml:space="preserve"> del </w:t>
      </w:r>
      <w:proofErr w:type="spellStart"/>
      <w:r>
        <w:t>sistema</w:t>
      </w:r>
      <w:proofErr w:type="spellEnd"/>
      <w:r>
        <w:t xml:space="preserve"> se </w:t>
      </w:r>
      <w:proofErr w:type="spellStart"/>
      <w:r>
        <w:t>ejecuten</w:t>
      </w:r>
      <w:proofErr w:type="spellEnd"/>
      <w:r>
        <w:t xml:space="preserve"> de forma </w:t>
      </w:r>
      <w:proofErr w:type="spellStart"/>
      <w:r>
        <w:t>consistente</w:t>
      </w:r>
      <w:proofErr w:type="spellEnd"/>
      <w:r>
        <w:t>.</w:t>
      </w:r>
    </w:p>
    <w:p w14:paraId="3901A52D" w14:textId="77777777" w:rsidR="00A64875" w:rsidRDefault="000D7AA2">
      <w:pPr>
        <w:numPr>
          <w:ilvl w:val="0"/>
          <w:numId w:val="2"/>
        </w:numPr>
        <w:spacing w:before="0"/>
      </w:pPr>
      <w:r>
        <w:t xml:space="preserve">La </w:t>
      </w:r>
      <w:proofErr w:type="spellStart"/>
      <w:r>
        <w:t>implementación</w:t>
      </w:r>
      <w:proofErr w:type="spellEnd"/>
      <w:r>
        <w:t xml:space="preserve"> de los </w:t>
      </w:r>
      <w:proofErr w:type="spellStart"/>
      <w:r>
        <w:t>módulos</w:t>
      </w:r>
      <w:proofErr w:type="spellEnd"/>
      <w:r>
        <w:t xml:space="preserve"> de </w:t>
      </w:r>
      <w:proofErr w:type="spellStart"/>
      <w:r>
        <w:t>seguridad</w:t>
      </w:r>
      <w:proofErr w:type="spellEnd"/>
      <w:r>
        <w:t xml:space="preserve"> y </w:t>
      </w:r>
      <w:proofErr w:type="spellStart"/>
      <w:r>
        <w:t>conversiones</w:t>
      </w:r>
      <w:proofErr w:type="spellEnd"/>
      <w:r>
        <w:t xml:space="preserve"> </w:t>
      </w:r>
      <w:proofErr w:type="spellStart"/>
      <w:r>
        <w:t>evidenció</w:t>
      </w:r>
      <w:proofErr w:type="spellEnd"/>
      <w:r>
        <w:t xml:space="preserve"> la </w:t>
      </w:r>
      <w:proofErr w:type="spellStart"/>
      <w:r>
        <w:t>importancia</w:t>
      </w:r>
      <w:proofErr w:type="spellEnd"/>
      <w:r>
        <w:t xml:space="preserve"> de </w:t>
      </w:r>
      <w:proofErr w:type="spellStart"/>
      <w:r>
        <w:t>separar</w:t>
      </w:r>
      <w:proofErr w:type="spellEnd"/>
      <w:r>
        <w:t xml:space="preserve"> </w:t>
      </w:r>
      <w:proofErr w:type="spellStart"/>
      <w:r>
        <w:t>correctamente</w:t>
      </w:r>
      <w:proofErr w:type="spellEnd"/>
      <w:r>
        <w:t xml:space="preserve"> la </w:t>
      </w:r>
      <w:proofErr w:type="spellStart"/>
      <w:r>
        <w:t>lógica</w:t>
      </w:r>
      <w:proofErr w:type="spellEnd"/>
      <w:r>
        <w:t xml:space="preserve"> de </w:t>
      </w:r>
      <w:proofErr w:type="spellStart"/>
      <w:r>
        <w:t>negocio</w:t>
      </w:r>
      <w:proofErr w:type="spellEnd"/>
      <w:r>
        <w:t xml:space="preserve"> y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exposición</w:t>
      </w:r>
      <w:proofErr w:type="spellEnd"/>
      <w:r>
        <w:t xml:space="preserve"> del </w:t>
      </w:r>
      <w:proofErr w:type="spellStart"/>
      <w:r>
        <w:t>servicio</w:t>
      </w:r>
      <w:proofErr w:type="spellEnd"/>
      <w:r>
        <w:t xml:space="preserve"> web. A </w:t>
      </w:r>
      <w:proofErr w:type="spellStart"/>
      <w:r>
        <w:t>pesar</w:t>
      </w:r>
      <w:proofErr w:type="spellEnd"/>
      <w:r>
        <w:t xml:space="preserve"> de no </w:t>
      </w:r>
      <w:proofErr w:type="spellStart"/>
      <w:r>
        <w:t>contar</w:t>
      </w:r>
      <w:proofErr w:type="spellEnd"/>
      <w:r>
        <w:t xml:space="preserve"> con </w:t>
      </w:r>
      <w:proofErr w:type="spellStart"/>
      <w:r>
        <w:t>conexión</w:t>
      </w:r>
      <w:proofErr w:type="spellEnd"/>
      <w:r>
        <w:t xml:space="preserve"> a una base de </w:t>
      </w:r>
      <w:proofErr w:type="spellStart"/>
      <w:r>
        <w:t>datos</w:t>
      </w:r>
      <w:proofErr w:type="spellEnd"/>
      <w:r>
        <w:t xml:space="preserve">,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DTOs, </w:t>
      </w:r>
      <w:proofErr w:type="spellStart"/>
      <w:r>
        <w:t>validaciones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sesiones</w:t>
      </w:r>
      <w:proofErr w:type="spellEnd"/>
      <w:r>
        <w:t xml:space="preserve"> </w:t>
      </w:r>
      <w:proofErr w:type="spellStart"/>
      <w:r>
        <w:t>simuladas</w:t>
      </w:r>
      <w:proofErr w:type="spellEnd"/>
      <w:r>
        <w:t xml:space="preserve"> </w:t>
      </w:r>
      <w:proofErr w:type="spellStart"/>
      <w:r>
        <w:t>dio</w:t>
      </w:r>
      <w:proofErr w:type="spellEnd"/>
      <w:r>
        <w:t xml:space="preserve">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resultado</w:t>
      </w:r>
      <w:proofErr w:type="spellEnd"/>
      <w:r>
        <w:t xml:space="preserve"> </w:t>
      </w:r>
      <w:proofErr w:type="spellStart"/>
      <w:r>
        <w:t>soluciones</w:t>
      </w:r>
      <w:proofErr w:type="spellEnd"/>
      <w:r>
        <w:t xml:space="preserve"> </w:t>
      </w:r>
      <w:proofErr w:type="spellStart"/>
      <w:r>
        <w:t>mantenibles</w:t>
      </w:r>
      <w:proofErr w:type="spellEnd"/>
      <w:r>
        <w:t xml:space="preserve">, </w:t>
      </w:r>
      <w:proofErr w:type="spellStart"/>
      <w:r>
        <w:t>escalables</w:t>
      </w:r>
      <w:proofErr w:type="spellEnd"/>
      <w:r>
        <w:t xml:space="preserve"> y con un </w:t>
      </w:r>
      <w:proofErr w:type="spellStart"/>
      <w:r>
        <w:t>nivel</w:t>
      </w:r>
      <w:proofErr w:type="spellEnd"/>
      <w:r>
        <w:t xml:space="preserve"> </w:t>
      </w:r>
      <w:proofErr w:type="spellStart"/>
      <w:r>
        <w:t>adecuado</w:t>
      </w:r>
      <w:proofErr w:type="spellEnd"/>
      <w:r>
        <w:t xml:space="preserve"> de </w:t>
      </w:r>
      <w:proofErr w:type="spellStart"/>
      <w:r>
        <w:t>desacoplamiento</w:t>
      </w:r>
      <w:proofErr w:type="spellEnd"/>
      <w:r>
        <w:t>.</w:t>
      </w:r>
    </w:p>
    <w:p w14:paraId="0F2A7E8D" w14:textId="77777777" w:rsidR="00A64875" w:rsidRDefault="000D7AA2">
      <w:pPr>
        <w:numPr>
          <w:ilvl w:val="0"/>
          <w:numId w:val="2"/>
        </w:numPr>
        <w:spacing w:before="0"/>
      </w:pPr>
      <w:r>
        <w:t xml:space="preserve">La </w:t>
      </w:r>
      <w:proofErr w:type="spellStart"/>
      <w:r>
        <w:t>construcción</w:t>
      </w:r>
      <w:proofErr w:type="spellEnd"/>
      <w:r>
        <w:t xml:space="preserve"> de los </w:t>
      </w:r>
      <w:proofErr w:type="spellStart"/>
      <w:r>
        <w:t>cuatro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(</w:t>
      </w:r>
      <w:proofErr w:type="spellStart"/>
      <w:r>
        <w:t>consola</w:t>
      </w:r>
      <w:proofErr w:type="spellEnd"/>
      <w:r>
        <w:t xml:space="preserve">, </w:t>
      </w:r>
      <w:proofErr w:type="spellStart"/>
      <w:r>
        <w:t>escritorio</w:t>
      </w:r>
      <w:proofErr w:type="spellEnd"/>
      <w:r>
        <w:t xml:space="preserve">, web con JSP/Servlets y </w:t>
      </w:r>
      <w:proofErr w:type="spellStart"/>
      <w:r>
        <w:t>móvil</w:t>
      </w:r>
      <w:proofErr w:type="spellEnd"/>
      <w:r>
        <w:t xml:space="preserve"> con Android) </w:t>
      </w:r>
      <w:proofErr w:type="spellStart"/>
      <w:r>
        <w:t>permitió</w:t>
      </w:r>
      <w:proofErr w:type="spellEnd"/>
      <w:r>
        <w:t xml:space="preserve"> </w:t>
      </w:r>
      <w:proofErr w:type="spellStart"/>
      <w:r>
        <w:t>evidenciar</w:t>
      </w:r>
      <w:proofErr w:type="spellEnd"/>
      <w:r>
        <w:t xml:space="preserve"> la </w:t>
      </w:r>
      <w:proofErr w:type="spellStart"/>
      <w:r>
        <w:t>correcta</w:t>
      </w:r>
      <w:proofErr w:type="spellEnd"/>
      <w:r>
        <w:t xml:space="preserve"> comunicación y </w:t>
      </w:r>
      <w:proofErr w:type="spellStart"/>
      <w:r>
        <w:t>consumo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SOAP a </w:t>
      </w:r>
      <w:proofErr w:type="spellStart"/>
      <w:r>
        <w:t>partir</w:t>
      </w:r>
      <w:proofErr w:type="spellEnd"/>
      <w:r>
        <w:t xml:space="preserve"> del </w:t>
      </w:r>
      <w:proofErr w:type="spellStart"/>
      <w:r>
        <w:t>archivo</w:t>
      </w:r>
      <w:proofErr w:type="spellEnd"/>
      <w:r>
        <w:t xml:space="preserve"> WSDL. Se </w:t>
      </w:r>
      <w:proofErr w:type="spellStart"/>
      <w:r>
        <w:t>demostró</w:t>
      </w:r>
      <w:proofErr w:type="spellEnd"/>
      <w:r>
        <w:t xml:space="preserve"> la </w:t>
      </w:r>
      <w:proofErr w:type="spellStart"/>
      <w:r>
        <w:t>interoperabilidad</w:t>
      </w:r>
      <w:proofErr w:type="spellEnd"/>
      <w:r>
        <w:t xml:space="preserve"> entre </w:t>
      </w:r>
      <w:proofErr w:type="spellStart"/>
      <w:r>
        <w:t>tecnologías</w:t>
      </w:r>
      <w:proofErr w:type="spellEnd"/>
      <w:r>
        <w:t xml:space="preserve">, </w:t>
      </w:r>
      <w:proofErr w:type="spellStart"/>
      <w:r>
        <w:t>gestionando</w:t>
      </w:r>
      <w:proofErr w:type="spellEnd"/>
      <w:r>
        <w:t xml:space="preserve"> </w:t>
      </w:r>
      <w:proofErr w:type="spellStart"/>
      <w:r>
        <w:t>exitosamente</w:t>
      </w:r>
      <w:proofErr w:type="spellEnd"/>
      <w:r>
        <w:t xml:space="preserve"> las </w:t>
      </w:r>
      <w:proofErr w:type="spellStart"/>
      <w:r>
        <w:t>peticiones</w:t>
      </w:r>
      <w:proofErr w:type="spellEnd"/>
      <w:r>
        <w:t xml:space="preserve"> JAX-WS en Java y </w:t>
      </w:r>
      <w:proofErr w:type="spellStart"/>
      <w:r>
        <w:t>estructurando</w:t>
      </w:r>
      <w:proofErr w:type="spellEnd"/>
      <w:r>
        <w:t xml:space="preserve"> </w:t>
      </w:r>
      <w:proofErr w:type="spellStart"/>
      <w:r>
        <w:t>peticiones</w:t>
      </w:r>
      <w:proofErr w:type="spellEnd"/>
      <w:r>
        <w:t xml:space="preserve"> HTTP/XML </w:t>
      </w:r>
      <w:proofErr w:type="spellStart"/>
      <w:r>
        <w:t>nativas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entorno</w:t>
      </w:r>
      <w:proofErr w:type="spellEnd"/>
      <w:r>
        <w:t xml:space="preserve"> </w:t>
      </w:r>
      <w:proofErr w:type="spellStart"/>
      <w:r>
        <w:t>móvil</w:t>
      </w:r>
      <w:proofErr w:type="spellEnd"/>
      <w:r>
        <w:t xml:space="preserve">. </w:t>
      </w:r>
      <w:proofErr w:type="spellStart"/>
      <w:r>
        <w:t>Además</w:t>
      </w:r>
      <w:proofErr w:type="spellEnd"/>
      <w:r>
        <w:t xml:space="preserve">, se </w:t>
      </w:r>
      <w:proofErr w:type="spellStart"/>
      <w:r>
        <w:t>verificó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funcionamiento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del </w:t>
      </w:r>
      <w:proofErr w:type="spellStart"/>
      <w:r>
        <w:t>flujo</w:t>
      </w:r>
      <w:proofErr w:type="spellEnd"/>
      <w:r>
        <w:t xml:space="preserve">,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inicio</w:t>
      </w:r>
      <w:proofErr w:type="spellEnd"/>
      <w:r>
        <w:t xml:space="preserve"> de </w:t>
      </w:r>
      <w:proofErr w:type="spellStart"/>
      <w:r>
        <w:t>sesión</w:t>
      </w:r>
      <w:proofErr w:type="spellEnd"/>
      <w:r>
        <w:t xml:space="preserve"> hasta las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longitud</w:t>
      </w:r>
      <w:proofErr w:type="spellEnd"/>
      <w:r>
        <w:t xml:space="preserve">, masa y </w:t>
      </w:r>
      <w:proofErr w:type="spellStart"/>
      <w:r>
        <w:t>temperatura</w:t>
      </w:r>
      <w:proofErr w:type="spellEnd"/>
      <w:r>
        <w:t>.</w:t>
      </w:r>
    </w:p>
    <w:p w14:paraId="6C459A79" w14:textId="77777777" w:rsidR="00A64875" w:rsidRDefault="000D7AA2">
      <w:pPr>
        <w:numPr>
          <w:ilvl w:val="0"/>
          <w:numId w:val="2"/>
        </w:numPr>
        <w:spacing w:before="0"/>
      </w:pPr>
      <w:r>
        <w:t xml:space="preserve">En conjunto,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</w:t>
      </w:r>
      <w:proofErr w:type="spellStart"/>
      <w:r>
        <w:t>consolida</w:t>
      </w:r>
      <w:proofErr w:type="spellEnd"/>
      <w:r>
        <w:t xml:space="preserve"> los </w:t>
      </w:r>
      <w:proofErr w:type="spellStart"/>
      <w:r>
        <w:t>aprendizajes</w:t>
      </w:r>
      <w:proofErr w:type="spellEnd"/>
      <w:r>
        <w:t xml:space="preserve"> del </w:t>
      </w:r>
      <w:proofErr w:type="spellStart"/>
      <w:r>
        <w:t>ciclo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de </w:t>
      </w:r>
      <w:proofErr w:type="spellStart"/>
      <w:r>
        <w:t>desarrollo</w:t>
      </w:r>
      <w:proofErr w:type="spellEnd"/>
      <w:r>
        <w:t xml:space="preserve"> de software para </w:t>
      </w:r>
      <w:proofErr w:type="spellStart"/>
      <w:r>
        <w:t>servicios</w:t>
      </w:r>
      <w:proofErr w:type="spellEnd"/>
      <w:r>
        <w:t xml:space="preserve"> web </w:t>
      </w:r>
      <w:proofErr w:type="spellStart"/>
      <w:r>
        <w:t>clásicos</w:t>
      </w:r>
      <w:proofErr w:type="spellEnd"/>
      <w:r>
        <w:t xml:space="preserve">: </w:t>
      </w:r>
      <w:proofErr w:type="spellStart"/>
      <w:r>
        <w:t>configuración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de </w:t>
      </w:r>
      <w:proofErr w:type="spellStart"/>
      <w:r>
        <w:t>aplicaciones</w:t>
      </w:r>
      <w:proofErr w:type="spellEnd"/>
      <w:r>
        <w:t xml:space="preserve">, </w:t>
      </w:r>
      <w:proofErr w:type="spellStart"/>
      <w:r>
        <w:t>diseño</w:t>
      </w:r>
      <w:proofErr w:type="spellEnd"/>
      <w:r>
        <w:t xml:space="preserve"> de la interfaz WSDL, </w:t>
      </w:r>
      <w:proofErr w:type="spellStart"/>
      <w:r>
        <w:t>exposición</w:t>
      </w:r>
      <w:proofErr w:type="spellEnd"/>
      <w:r>
        <w:t xml:space="preserve"> de </w:t>
      </w:r>
      <w:proofErr w:type="spellStart"/>
      <w:r>
        <w:t>métodos</w:t>
      </w:r>
      <w:proofErr w:type="spellEnd"/>
      <w:r>
        <w:t xml:space="preserve"> (</w:t>
      </w:r>
      <w:proofErr w:type="spellStart"/>
      <w:r>
        <w:t>WebMethods</w:t>
      </w:r>
      <w:proofErr w:type="spellEnd"/>
      <w:r>
        <w:t xml:space="preserve">),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distintos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 xml:space="preserve"> y </w:t>
      </w:r>
      <w:proofErr w:type="spellStart"/>
      <w:r>
        <w:t>validación</w:t>
      </w:r>
      <w:proofErr w:type="spellEnd"/>
      <w:r>
        <w:t xml:space="preserve"> </w:t>
      </w:r>
      <w:proofErr w:type="spellStart"/>
      <w:r>
        <w:t>funcional</w:t>
      </w:r>
      <w:proofErr w:type="spellEnd"/>
      <w:r>
        <w:t xml:space="preserve"> </w:t>
      </w:r>
      <w:proofErr w:type="spellStart"/>
      <w:r>
        <w:t>mediante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controladas</w:t>
      </w:r>
      <w:proofErr w:type="spellEnd"/>
      <w:r>
        <w:t>.</w:t>
      </w:r>
    </w:p>
    <w:p w14:paraId="4543F716" w14:textId="77777777" w:rsidR="00A64875" w:rsidRDefault="000D7AA2">
      <w:pPr>
        <w:pStyle w:val="Ttulo3"/>
      </w:pPr>
      <w:r>
        <w:t>RECOMENDACIONES</w:t>
      </w:r>
    </w:p>
    <w:p w14:paraId="5B6AECD2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Mantener</w:t>
      </w:r>
      <w:proofErr w:type="spellEnd"/>
      <w:r>
        <w:t xml:space="preserve"> la </w:t>
      </w:r>
      <w:proofErr w:type="spellStart"/>
      <w:r>
        <w:t>estructura</w:t>
      </w:r>
      <w:proofErr w:type="spellEnd"/>
      <w:r>
        <w:t xml:space="preserve"> modular y </w:t>
      </w:r>
      <w:proofErr w:type="spellStart"/>
      <w:r>
        <w:t>el</w:t>
      </w:r>
      <w:proofErr w:type="spellEnd"/>
      <w:r>
        <w:t xml:space="preserve"> patrón MVC </w:t>
      </w:r>
      <w:proofErr w:type="spellStart"/>
      <w:r>
        <w:t>utilizados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proyecto</w:t>
      </w:r>
      <w:proofErr w:type="spellEnd"/>
      <w:r>
        <w:t xml:space="preserve"> para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desarrollos</w:t>
      </w:r>
      <w:proofErr w:type="spellEnd"/>
      <w:r>
        <w:t xml:space="preserve">, </w:t>
      </w:r>
      <w:proofErr w:type="spellStart"/>
      <w:r>
        <w:t>ya</w:t>
      </w:r>
      <w:proofErr w:type="spellEnd"/>
      <w:r>
        <w:t xml:space="preserve"> que </w:t>
      </w:r>
      <w:proofErr w:type="spellStart"/>
      <w:r>
        <w:t>permite</w:t>
      </w:r>
      <w:proofErr w:type="spellEnd"/>
      <w:r>
        <w:t xml:space="preserve"> </w:t>
      </w:r>
      <w:proofErr w:type="spellStart"/>
      <w:r>
        <w:t>escalar</w:t>
      </w:r>
      <w:proofErr w:type="spellEnd"/>
      <w:r>
        <w:t xml:space="preserve"> </w:t>
      </w:r>
      <w:proofErr w:type="spellStart"/>
      <w:r>
        <w:t>nuevas</w:t>
      </w:r>
      <w:proofErr w:type="spellEnd"/>
      <w:r>
        <w:t xml:space="preserve"> </w:t>
      </w:r>
      <w:proofErr w:type="spellStart"/>
      <w:r>
        <w:t>categorías</w:t>
      </w:r>
      <w:proofErr w:type="spellEnd"/>
      <w:r>
        <w:t xml:space="preserve"> de </w:t>
      </w:r>
      <w:proofErr w:type="spellStart"/>
      <w:r>
        <w:t>conversión</w:t>
      </w:r>
      <w:proofErr w:type="spellEnd"/>
      <w:r>
        <w:t xml:space="preserve"> sin </w:t>
      </w:r>
      <w:proofErr w:type="spellStart"/>
      <w:r>
        <w:t>comprometer</w:t>
      </w:r>
      <w:proofErr w:type="spellEnd"/>
      <w:r>
        <w:t xml:space="preserve"> la arquitectura </w:t>
      </w:r>
      <w:proofErr w:type="spellStart"/>
      <w:r>
        <w:t>inicial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 xml:space="preserve"> SOAP.</w:t>
      </w:r>
    </w:p>
    <w:p w14:paraId="300C085C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Implementar</w:t>
      </w:r>
      <w:proofErr w:type="spellEnd"/>
      <w:r>
        <w:t xml:space="preserve"> un </w:t>
      </w:r>
      <w:proofErr w:type="spellStart"/>
      <w:r>
        <w:t>manejo</w:t>
      </w:r>
      <w:proofErr w:type="spellEnd"/>
      <w:r>
        <w:t xml:space="preserve"> de </w:t>
      </w:r>
      <w:proofErr w:type="spellStart"/>
      <w:r>
        <w:t>excepciones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detallado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SOAPFaults</w:t>
      </w:r>
      <w:proofErr w:type="spellEnd"/>
      <w:r>
        <w:t xml:space="preserve">)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, de modo que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cliente</w:t>
      </w:r>
      <w:proofErr w:type="spellEnd"/>
      <w:r>
        <w:t xml:space="preserve"> </w:t>
      </w:r>
      <w:proofErr w:type="spellStart"/>
      <w:r>
        <w:t>envíe</w:t>
      </w:r>
      <w:proofErr w:type="spellEnd"/>
      <w:r>
        <w:t xml:space="preserve"> </w:t>
      </w:r>
      <w:proofErr w:type="spellStart"/>
      <w:r>
        <w:t>unidades</w:t>
      </w:r>
      <w:proofErr w:type="spellEnd"/>
      <w:r>
        <w:t xml:space="preserve"> no </w:t>
      </w:r>
      <w:proofErr w:type="spellStart"/>
      <w:r>
        <w:t>soportadas</w:t>
      </w:r>
      <w:proofErr w:type="spellEnd"/>
      <w:r>
        <w:t xml:space="preserve"> o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erróneos</w:t>
      </w:r>
      <w:proofErr w:type="spellEnd"/>
      <w:r>
        <w:t xml:space="preserve">, los </w:t>
      </w:r>
      <w:proofErr w:type="spellStart"/>
      <w:r>
        <w:t>mensajes</w:t>
      </w:r>
      <w:proofErr w:type="spellEnd"/>
      <w:r>
        <w:t xml:space="preserve"> de error XML </w:t>
      </w:r>
      <w:proofErr w:type="spellStart"/>
      <w:r>
        <w:t>sean</w:t>
      </w:r>
      <w:proofErr w:type="spellEnd"/>
      <w:r>
        <w:t xml:space="preserve"> </w:t>
      </w:r>
      <w:proofErr w:type="spellStart"/>
      <w:r>
        <w:t>estandarizados</w:t>
      </w:r>
      <w:proofErr w:type="spellEnd"/>
      <w:r>
        <w:t xml:space="preserve"> y </w:t>
      </w:r>
      <w:proofErr w:type="spellStart"/>
      <w:r>
        <w:t>faciliten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diagnóstico</w:t>
      </w:r>
      <w:proofErr w:type="spellEnd"/>
      <w:r>
        <w:t>.</w:t>
      </w:r>
    </w:p>
    <w:p w14:paraId="58A9839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Añadir</w:t>
      </w:r>
      <w:proofErr w:type="spellEnd"/>
      <w:r>
        <w:t xml:space="preserve"> </w:t>
      </w:r>
      <w:proofErr w:type="spellStart"/>
      <w:r>
        <w:t>validaciones</w:t>
      </w:r>
      <w:proofErr w:type="spellEnd"/>
      <w:r>
        <w:t xml:space="preserve">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estrictas</w:t>
      </w:r>
      <w:proofErr w:type="spellEnd"/>
      <w:r>
        <w:t xml:space="preserve"> en los </w:t>
      </w:r>
      <w:proofErr w:type="spellStart"/>
      <w:r>
        <w:t>servicios</w:t>
      </w:r>
      <w:proofErr w:type="spellEnd"/>
      <w:r>
        <w:t xml:space="preserve">, </w:t>
      </w:r>
      <w:proofErr w:type="spellStart"/>
      <w:r>
        <w:t>especialmente</w:t>
      </w:r>
      <w:proofErr w:type="spellEnd"/>
      <w:r>
        <w:t xml:space="preserve"> en </w:t>
      </w:r>
      <w:proofErr w:type="spellStart"/>
      <w:r>
        <w:t>el</w:t>
      </w:r>
      <w:proofErr w:type="spellEnd"/>
      <w:r>
        <w:t xml:space="preserve"> control del </w:t>
      </w:r>
      <w:proofErr w:type="spellStart"/>
      <w:r>
        <w:t>tiempo</w:t>
      </w:r>
      <w:proofErr w:type="spellEnd"/>
      <w:r>
        <w:t xml:space="preserve"> de </w:t>
      </w:r>
      <w:proofErr w:type="spellStart"/>
      <w:r>
        <w:t>vida</w:t>
      </w:r>
      <w:proofErr w:type="spellEnd"/>
      <w:r>
        <w:t xml:space="preserve"> de las </w:t>
      </w:r>
      <w:proofErr w:type="spellStart"/>
      <w:r>
        <w:t>sesiones</w:t>
      </w:r>
      <w:proofErr w:type="spellEnd"/>
      <w:r>
        <w:t xml:space="preserve"> del </w:t>
      </w:r>
      <w:proofErr w:type="spellStart"/>
      <w:r>
        <w:t>usuario</w:t>
      </w:r>
      <w:proofErr w:type="spellEnd"/>
      <w:r>
        <w:t xml:space="preserve"> y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bloqueo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con </w:t>
      </w:r>
      <w:proofErr w:type="spellStart"/>
      <w:r>
        <w:t>valores</w:t>
      </w:r>
      <w:proofErr w:type="spellEnd"/>
      <w:r>
        <w:t xml:space="preserve"> </w:t>
      </w:r>
      <w:proofErr w:type="spellStart"/>
      <w:r>
        <w:t>numéricos</w:t>
      </w:r>
      <w:proofErr w:type="spellEnd"/>
      <w:r>
        <w:t xml:space="preserve"> </w:t>
      </w:r>
      <w:proofErr w:type="spellStart"/>
      <w:r>
        <w:t>inválidos</w:t>
      </w:r>
      <w:proofErr w:type="spellEnd"/>
      <w:r>
        <w:t xml:space="preserve"> (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medidas</w:t>
      </w:r>
      <w:proofErr w:type="spellEnd"/>
      <w:r>
        <w:t xml:space="preserve"> de masa </w:t>
      </w:r>
      <w:proofErr w:type="spellStart"/>
      <w:r>
        <w:t>negativas</w:t>
      </w:r>
      <w:proofErr w:type="spellEnd"/>
      <w:r>
        <w:t>).</w:t>
      </w:r>
    </w:p>
    <w:p w14:paraId="7A2B2833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Integrar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de logs en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servidor</w:t>
      </w:r>
      <w:proofErr w:type="spellEnd"/>
      <w:r>
        <w:t xml:space="preserve"> Payara, lo </w:t>
      </w:r>
      <w:proofErr w:type="spellStart"/>
      <w:r>
        <w:t>cual</w:t>
      </w:r>
      <w:proofErr w:type="spellEnd"/>
      <w:r>
        <w:t xml:space="preserve"> </w:t>
      </w:r>
      <w:proofErr w:type="spellStart"/>
      <w:r>
        <w:t>permitiría</w:t>
      </w:r>
      <w:proofErr w:type="spellEnd"/>
      <w:r>
        <w:t xml:space="preserve"> </w:t>
      </w:r>
      <w:proofErr w:type="spellStart"/>
      <w:r>
        <w:t>rastrear</w:t>
      </w:r>
      <w:proofErr w:type="spellEnd"/>
      <w:r>
        <w:t xml:space="preserve"> las solicitudes SOAP </w:t>
      </w:r>
      <w:proofErr w:type="spellStart"/>
      <w:r>
        <w:t>entrantes</w:t>
      </w:r>
      <w:proofErr w:type="spellEnd"/>
      <w:r>
        <w:t xml:space="preserve"> y </w:t>
      </w:r>
      <w:proofErr w:type="spellStart"/>
      <w:r>
        <w:t>analizar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comportamiento</w:t>
      </w:r>
      <w:proofErr w:type="spellEnd"/>
      <w:r>
        <w:t xml:space="preserve"> de las </w:t>
      </w:r>
      <w:proofErr w:type="spellStart"/>
      <w:r>
        <w:t>conversiones</w:t>
      </w:r>
      <w:proofErr w:type="spellEnd"/>
      <w:r>
        <w:t xml:space="preserve"> en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clientes</w:t>
      </w:r>
      <w:proofErr w:type="spellEnd"/>
      <w:r>
        <w:t>.</w:t>
      </w:r>
    </w:p>
    <w:p w14:paraId="64B22A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Implementar</w:t>
      </w:r>
      <w:proofErr w:type="spellEnd"/>
      <w:r>
        <w:t xml:space="preserve"> </w:t>
      </w:r>
      <w:proofErr w:type="spellStart"/>
      <w:r>
        <w:t>mecanismos</w:t>
      </w:r>
      <w:proofErr w:type="spellEnd"/>
      <w:r>
        <w:t xml:space="preserve"> de </w:t>
      </w:r>
      <w:proofErr w:type="spellStart"/>
      <w:r>
        <w:t>caché</w:t>
      </w:r>
      <w:proofErr w:type="spellEnd"/>
      <w:r>
        <w:t xml:space="preserve"> o </w:t>
      </w:r>
      <w:proofErr w:type="spellStart"/>
      <w:r>
        <w:t>estructuras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optimizadas</w:t>
      </w:r>
      <w:proofErr w:type="spellEnd"/>
      <w:r>
        <w:t xml:space="preserve"> en </w:t>
      </w:r>
      <w:proofErr w:type="spellStart"/>
      <w:r>
        <w:t>memoria</w:t>
      </w:r>
      <w:proofErr w:type="spellEnd"/>
      <w:r>
        <w:t xml:space="preserve"> para los </w:t>
      </w:r>
      <w:proofErr w:type="spellStart"/>
      <w:r>
        <w:t>catálogos</w:t>
      </w:r>
      <w:proofErr w:type="spellEnd"/>
      <w:r>
        <w:t xml:space="preserve"> de </w:t>
      </w:r>
      <w:proofErr w:type="spellStart"/>
      <w:r>
        <w:t>unidades</w:t>
      </w:r>
      <w:proofErr w:type="spellEnd"/>
      <w:r>
        <w:t xml:space="preserve">, en </w:t>
      </w:r>
      <w:proofErr w:type="spellStart"/>
      <w:r>
        <w:t>caso</w:t>
      </w:r>
      <w:proofErr w:type="spellEnd"/>
      <w:r>
        <w:t xml:space="preserve"> de que </w:t>
      </w:r>
      <w:proofErr w:type="spellStart"/>
      <w:r>
        <w:t>el</w:t>
      </w:r>
      <w:proofErr w:type="spellEnd"/>
      <w:r>
        <w:t xml:space="preserve"> </w:t>
      </w:r>
      <w:proofErr w:type="spellStart"/>
      <w:r>
        <w:t>sistema</w:t>
      </w:r>
      <w:proofErr w:type="spellEnd"/>
      <w:r>
        <w:t xml:space="preserve"> </w:t>
      </w:r>
      <w:proofErr w:type="spellStart"/>
      <w:r>
        <w:t>escale</w:t>
      </w:r>
      <w:proofErr w:type="spellEnd"/>
      <w:r>
        <w:t xml:space="preserve"> a un </w:t>
      </w:r>
      <w:proofErr w:type="spellStart"/>
      <w:r>
        <w:t>volumen</w:t>
      </w:r>
      <w:proofErr w:type="spellEnd"/>
      <w:r>
        <w:t xml:space="preserve"> </w:t>
      </w:r>
      <w:proofErr w:type="spellStart"/>
      <w:r>
        <w:t>masivo</w:t>
      </w:r>
      <w:proofErr w:type="spellEnd"/>
      <w:r>
        <w:t xml:space="preserve"> de </w:t>
      </w:r>
      <w:proofErr w:type="spellStart"/>
      <w:r>
        <w:t>peticiones</w:t>
      </w:r>
      <w:proofErr w:type="spellEnd"/>
      <w:r>
        <w:t xml:space="preserve"> </w:t>
      </w:r>
      <w:proofErr w:type="spellStart"/>
      <w:r>
        <w:t>concurrentes</w:t>
      </w:r>
      <w:proofErr w:type="spellEnd"/>
      <w:r>
        <w:t>.</w:t>
      </w:r>
    </w:p>
    <w:p w14:paraId="221A574E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Desarrollar</w:t>
      </w:r>
      <w:proofErr w:type="spellEnd"/>
      <w:r>
        <w:t xml:space="preserve"> </w:t>
      </w:r>
      <w:proofErr w:type="spellStart"/>
      <w:r>
        <w:t>pruebas</w:t>
      </w:r>
      <w:proofErr w:type="spellEnd"/>
      <w:r>
        <w:t xml:space="preserve"> </w:t>
      </w:r>
      <w:proofErr w:type="spellStart"/>
      <w:r>
        <w:t>unitarias</w:t>
      </w:r>
      <w:proofErr w:type="spellEnd"/>
      <w:r>
        <w:t xml:space="preserve"> en la </w:t>
      </w:r>
      <w:proofErr w:type="spellStart"/>
      <w:r>
        <w:t>capa</w:t>
      </w:r>
      <w:proofErr w:type="spellEnd"/>
      <w:r>
        <w:t xml:space="preserve"> de </w:t>
      </w:r>
      <w:proofErr w:type="spellStart"/>
      <w:r>
        <w:t>servicios</w:t>
      </w:r>
      <w:proofErr w:type="spellEnd"/>
      <w:r>
        <w:t xml:space="preserve"> para </w:t>
      </w:r>
      <w:proofErr w:type="spellStart"/>
      <w:r>
        <w:t>asegurar</w:t>
      </w:r>
      <w:proofErr w:type="spellEnd"/>
      <w:r>
        <w:t xml:space="preserve"> la </w:t>
      </w:r>
      <w:proofErr w:type="spellStart"/>
      <w:r>
        <w:t>exactitud</w:t>
      </w:r>
      <w:proofErr w:type="spellEnd"/>
      <w:r>
        <w:t xml:space="preserve"> de las </w:t>
      </w:r>
      <w:proofErr w:type="spellStart"/>
      <w:r>
        <w:t>fórmulas</w:t>
      </w:r>
      <w:proofErr w:type="spellEnd"/>
      <w:r>
        <w:t xml:space="preserve"> </w:t>
      </w:r>
      <w:proofErr w:type="spellStart"/>
      <w:r>
        <w:t>matemáticas</w:t>
      </w:r>
      <w:proofErr w:type="spellEnd"/>
      <w:r>
        <w:t xml:space="preserve"> </w:t>
      </w:r>
      <w:proofErr w:type="spellStart"/>
      <w:r>
        <w:t>utilizadas</w:t>
      </w:r>
      <w:proofErr w:type="spellEnd"/>
      <w:r>
        <w:t xml:space="preserve"> en las </w:t>
      </w:r>
      <w:proofErr w:type="spellStart"/>
      <w:r>
        <w:t>transformaciones</w:t>
      </w:r>
      <w:proofErr w:type="spellEnd"/>
      <w:r>
        <w:t xml:space="preserve"> de </w:t>
      </w:r>
      <w:proofErr w:type="spellStart"/>
      <w:r>
        <w:t>temperatura</w:t>
      </w:r>
      <w:proofErr w:type="spellEnd"/>
      <w:r>
        <w:t xml:space="preserve">, </w:t>
      </w:r>
      <w:proofErr w:type="spellStart"/>
      <w:r>
        <w:t>longitud</w:t>
      </w:r>
      <w:proofErr w:type="spellEnd"/>
      <w:r>
        <w:t xml:space="preserve"> y masa ante </w:t>
      </w:r>
      <w:proofErr w:type="spellStart"/>
      <w:r>
        <w:t>futuras</w:t>
      </w:r>
      <w:proofErr w:type="spellEnd"/>
      <w:r>
        <w:t xml:space="preserve"> </w:t>
      </w:r>
      <w:proofErr w:type="spellStart"/>
      <w:r>
        <w:t>modificaciones</w:t>
      </w:r>
      <w:proofErr w:type="spellEnd"/>
      <w:r>
        <w:t>.</w:t>
      </w:r>
    </w:p>
    <w:p w14:paraId="679405A1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Mejorar</w:t>
      </w:r>
      <w:proofErr w:type="spellEnd"/>
      <w:r>
        <w:t xml:space="preserve"> la interfaz de </w:t>
      </w:r>
      <w:proofErr w:type="spellStart"/>
      <w:r>
        <w:t>usuario</w:t>
      </w:r>
      <w:proofErr w:type="spellEnd"/>
      <w:r>
        <w:t xml:space="preserve"> en los </w:t>
      </w:r>
      <w:proofErr w:type="spellStart"/>
      <w:r>
        <w:t>clientes</w:t>
      </w:r>
      <w:proofErr w:type="spellEnd"/>
      <w:r>
        <w:t xml:space="preserve"> web y </w:t>
      </w:r>
      <w:proofErr w:type="spellStart"/>
      <w:r>
        <w:t>móvil</w:t>
      </w:r>
      <w:proofErr w:type="spellEnd"/>
      <w:r>
        <w:t xml:space="preserve"> </w:t>
      </w:r>
      <w:proofErr w:type="spellStart"/>
      <w:r>
        <w:t>incorporando</w:t>
      </w:r>
      <w:proofErr w:type="spellEnd"/>
      <w:r>
        <w:t xml:space="preserve"> </w:t>
      </w:r>
      <w:proofErr w:type="spellStart"/>
      <w:r>
        <w:t>retroalimentación</w:t>
      </w:r>
      <w:proofErr w:type="spellEnd"/>
      <w:r>
        <w:t xml:space="preserve"> visual </w:t>
      </w:r>
      <w:proofErr w:type="spellStart"/>
      <w:r>
        <w:t>más</w:t>
      </w:r>
      <w:proofErr w:type="spellEnd"/>
      <w:r>
        <w:t xml:space="preserve"> </w:t>
      </w:r>
      <w:proofErr w:type="spellStart"/>
      <w:r>
        <w:t>precisa</w:t>
      </w:r>
      <w:proofErr w:type="spellEnd"/>
      <w:r>
        <w:t xml:space="preserve">, </w:t>
      </w:r>
      <w:proofErr w:type="spellStart"/>
      <w:r>
        <w:t>controles</w:t>
      </w:r>
      <w:proofErr w:type="spellEnd"/>
      <w:r>
        <w:t xml:space="preserve"> de </w:t>
      </w:r>
      <w:proofErr w:type="spellStart"/>
      <w:r>
        <w:t>validación</w:t>
      </w:r>
      <w:proofErr w:type="spellEnd"/>
      <w:r>
        <w:t xml:space="preserve"> en los </w:t>
      </w:r>
      <w:proofErr w:type="spellStart"/>
      <w:r>
        <w:t>formularios</w:t>
      </w:r>
      <w:proofErr w:type="spellEnd"/>
      <w:r>
        <w:t xml:space="preserve"> y </w:t>
      </w:r>
      <w:proofErr w:type="spellStart"/>
      <w:r>
        <w:t>manejo</w:t>
      </w:r>
      <w:proofErr w:type="spellEnd"/>
      <w:r>
        <w:t xml:space="preserve"> </w:t>
      </w:r>
      <w:proofErr w:type="spellStart"/>
      <w:r>
        <w:t>asíncrono</w:t>
      </w:r>
      <w:proofErr w:type="spellEnd"/>
      <w:r>
        <w:t xml:space="preserve"> </w:t>
      </w:r>
      <w:proofErr w:type="spellStart"/>
      <w:r>
        <w:t>avanzado</w:t>
      </w:r>
      <w:proofErr w:type="spellEnd"/>
      <w:r>
        <w:t xml:space="preserve"> para no </w:t>
      </w:r>
      <w:proofErr w:type="spellStart"/>
      <w:r>
        <w:t>bloquear</w:t>
      </w:r>
      <w:proofErr w:type="spellEnd"/>
      <w:r>
        <w:t xml:space="preserve"> las </w:t>
      </w:r>
      <w:proofErr w:type="spellStart"/>
      <w:r>
        <w:t>pantallas</w:t>
      </w:r>
      <w:proofErr w:type="spellEnd"/>
      <w:r>
        <w:t xml:space="preserve"> </w:t>
      </w:r>
      <w:proofErr w:type="spellStart"/>
      <w:r>
        <w:t>durante</w:t>
      </w:r>
      <w:proofErr w:type="spellEnd"/>
      <w:r>
        <w:t xml:space="preserve"> la </w:t>
      </w:r>
      <w:proofErr w:type="spellStart"/>
      <w:r>
        <w:t>espera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del </w:t>
      </w:r>
      <w:proofErr w:type="spellStart"/>
      <w:r>
        <w:t>servidor</w:t>
      </w:r>
      <w:proofErr w:type="spellEnd"/>
      <w:r>
        <w:t>.</w:t>
      </w:r>
    </w:p>
    <w:p w14:paraId="34A8D777" w14:textId="77777777" w:rsidR="00A64875" w:rsidRDefault="000D7AA2">
      <w:pPr>
        <w:numPr>
          <w:ilvl w:val="0"/>
          <w:numId w:val="3"/>
        </w:numPr>
        <w:spacing w:before="0" w:after="0"/>
      </w:pPr>
      <w:proofErr w:type="spellStart"/>
      <w:r>
        <w:t>Documentar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contrato</w:t>
      </w:r>
      <w:proofErr w:type="spellEnd"/>
      <w:r>
        <w:t xml:space="preserve"> WSDL </w:t>
      </w:r>
      <w:proofErr w:type="spellStart"/>
      <w:r>
        <w:t>detalladamente</w:t>
      </w:r>
      <w:proofErr w:type="spellEnd"/>
      <w:r>
        <w:t xml:space="preserve"> con </w:t>
      </w:r>
      <w:proofErr w:type="spellStart"/>
      <w:r>
        <w:t>comentarios</w:t>
      </w:r>
      <w:proofErr w:type="spellEnd"/>
      <w:r>
        <w:t xml:space="preserve"> </w:t>
      </w:r>
      <w:proofErr w:type="spellStart"/>
      <w:r>
        <w:t>estructurados</w:t>
      </w:r>
      <w:proofErr w:type="spellEnd"/>
      <w:r>
        <w:t xml:space="preserve">, lo que </w:t>
      </w:r>
      <w:proofErr w:type="spellStart"/>
      <w:r>
        <w:t>permitirá</w:t>
      </w:r>
      <w:proofErr w:type="spellEnd"/>
      <w:r>
        <w:t xml:space="preserve"> a </w:t>
      </w:r>
      <w:proofErr w:type="spellStart"/>
      <w:r>
        <w:t>futuros</w:t>
      </w:r>
      <w:proofErr w:type="spellEnd"/>
      <w:r>
        <w:t xml:space="preserve"> </w:t>
      </w:r>
      <w:proofErr w:type="spellStart"/>
      <w:r>
        <w:t>desarrolladores</w:t>
      </w:r>
      <w:proofErr w:type="spellEnd"/>
      <w:r>
        <w:t xml:space="preserve"> </w:t>
      </w:r>
      <w:proofErr w:type="spellStart"/>
      <w:r>
        <w:t>entender</w:t>
      </w:r>
      <w:proofErr w:type="spellEnd"/>
      <w:r>
        <w:t xml:space="preserve"> </w:t>
      </w:r>
      <w:proofErr w:type="spellStart"/>
      <w:r>
        <w:t>rápidamente</w:t>
      </w:r>
      <w:proofErr w:type="spellEnd"/>
      <w:r>
        <w:t xml:space="preserve"> los </w:t>
      </w:r>
      <w:proofErr w:type="spellStart"/>
      <w:r>
        <w:t>tipos</w:t>
      </w:r>
      <w:proofErr w:type="spellEnd"/>
      <w:r>
        <w:t xml:space="preserve"> de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requeridos</w:t>
      </w:r>
      <w:proofErr w:type="spellEnd"/>
      <w:r>
        <w:t xml:space="preserve"> y </w:t>
      </w:r>
      <w:proofErr w:type="spellStart"/>
      <w:r>
        <w:t>facilitar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consumo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</w:t>
      </w:r>
      <w:proofErr w:type="spellStart"/>
      <w:r>
        <w:t>sistemas</w:t>
      </w:r>
      <w:proofErr w:type="spellEnd"/>
      <w:r>
        <w:t xml:space="preserve"> </w:t>
      </w:r>
      <w:proofErr w:type="spellStart"/>
      <w:r>
        <w:t>construidos</w:t>
      </w:r>
      <w:proofErr w:type="spellEnd"/>
      <w:r>
        <w:t xml:space="preserve"> en </w:t>
      </w:r>
      <w:proofErr w:type="spellStart"/>
      <w:r>
        <w:t>otros</w:t>
      </w:r>
      <w:proofErr w:type="spellEnd"/>
      <w:r>
        <w:t xml:space="preserve"> </w:t>
      </w:r>
      <w:proofErr w:type="spellStart"/>
      <w:r>
        <w:t>lenguajes</w:t>
      </w:r>
      <w:proofErr w:type="spellEnd"/>
      <w:r>
        <w:t xml:space="preserve"> de </w:t>
      </w:r>
      <w:proofErr w:type="spellStart"/>
      <w:r>
        <w:t>programación</w:t>
      </w:r>
      <w:proofErr w:type="spellEnd"/>
      <w:r>
        <w:t>.</w:t>
      </w:r>
    </w:p>
    <w:sectPr w:rsidR="00A64875" w:rsidSect="00735E2A">
      <w:type w:val="continuous"/>
      <w:pgSz w:w="11906" w:h="16838"/>
      <w:pgMar w:top="1276" w:right="1701" w:bottom="993" w:left="1701" w:header="708" w:footer="708" w:gutter="0"/>
      <w:pgBorders w:offsetFrom="page">
        <w:top w:val="twistedLines1" w:sz="15" w:space="24" w:color="auto"/>
        <w:left w:val="twistedLines1" w:sz="15" w:space="24" w:color="auto"/>
        <w:bottom w:val="twistedLines1" w:sz="15" w:space="24" w:color="auto"/>
        <w:right w:val="twistedLines1" w:sz="15" w:space="24" w:color="auto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4F3F70F" w14:textId="77777777" w:rsidR="002C6D21" w:rsidRDefault="002C6D21">
      <w:pPr>
        <w:spacing w:before="0" w:after="0" w:line="240" w:lineRule="auto"/>
      </w:pPr>
      <w:r>
        <w:separator/>
      </w:r>
    </w:p>
  </w:endnote>
  <w:endnote w:type="continuationSeparator" w:id="0">
    <w:p w14:paraId="6B8D3A73" w14:textId="77777777" w:rsidR="002C6D21" w:rsidRDefault="002C6D21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charset w:val="00"/>
    <w:family w:val="auto"/>
    <w:pitch w:val="default"/>
    <w:embedRegular r:id="rId1" w:fontKey="{8768709E-E737-475D-8596-A256FEAB52AD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  <w:embedRegular r:id="rId2" w:fontKey="{7228FA35-0F56-4FFC-95A0-162A5529BC8D}"/>
    <w:embedBold r:id="rId3" w:fontKey="{7BBFF399-4179-434A-B3D4-AABFEEA63E38}"/>
    <w:embedItalic r:id="rId4" w:fontKey="{0594F9EC-97DE-466F-98B3-D651D64E6B6A}"/>
    <w:embedBoldItalic r:id="rId5" w:fontKey="{FE9A85E9-E162-4C81-A8E1-A2AFBB46BF89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6" w:fontKey="{1334E006-8DC3-4DEC-BA63-D5B8E2DBEB3A}"/>
  </w:font>
  <w:font w:name="Libre Baskerville">
    <w:altName w:val="Cambria"/>
    <w:panose1 w:val="00000000000000000000"/>
    <w:charset w:val="00"/>
    <w:family w:val="roman"/>
    <w:notTrueType/>
    <w:pitch w:val="default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  <w:embedRegular r:id="rId7" w:fontKey="{B2BD466F-2E4F-4922-ADD5-6FF42AB3E23C}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C19B6E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6D749D02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DFBE9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center"/>
    </w:pPr>
    <w:r>
      <w:fldChar w:fldCharType="begin"/>
    </w:r>
    <w:r>
      <w:instrText>PAGE</w:instrText>
    </w:r>
    <w:r w:rsidR="002C6D21">
      <w:fldChar w:fldCharType="separate"/>
    </w:r>
    <w:r>
      <w:fldChar w:fldCharType="end"/>
    </w:r>
  </w:p>
  <w:p w14:paraId="729EE2D1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587B14" w14:textId="77777777" w:rsidR="00A64875" w:rsidRDefault="000D7AA2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AE0788">
      <w:rPr>
        <w:noProof/>
      </w:rPr>
      <w:t>1</w:t>
    </w:r>
    <w:r>
      <w:fldChar w:fldCharType="end"/>
    </w:r>
  </w:p>
  <w:p w14:paraId="757693B7" w14:textId="77777777" w:rsidR="00A64875" w:rsidRDefault="00A64875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spacing w:after="0" w:line="240" w:lineRule="auto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78A8BF9" w14:textId="77777777" w:rsidR="002C6D21" w:rsidRDefault="002C6D21">
      <w:pPr>
        <w:spacing w:before="0" w:after="0" w:line="240" w:lineRule="auto"/>
      </w:pPr>
      <w:r>
        <w:separator/>
      </w:r>
    </w:p>
  </w:footnote>
  <w:footnote w:type="continuationSeparator" w:id="0">
    <w:p w14:paraId="38AB9201" w14:textId="77777777" w:rsidR="002C6D21" w:rsidRDefault="002C6D21"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8924DC0"/>
    <w:multiLevelType w:val="multilevel"/>
    <w:tmpl w:val="1BEEEF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1211479"/>
    <w:multiLevelType w:val="multilevel"/>
    <w:tmpl w:val="91BEA4A4"/>
    <w:lvl w:ilvl="0">
      <w:start w:val="1"/>
      <w:numFmt w:val="decimal"/>
      <w:lvlText w:val="%1"/>
      <w:lvlJc w:val="left"/>
      <w:pPr>
        <w:ind w:left="432" w:hanging="432"/>
      </w:pPr>
      <w:rPr>
        <w:b/>
        <w:bCs/>
        <w:u w:val="no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u w:val="no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u w:val="no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u w:val="no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u w:val="no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u w:val="no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u w:val="no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u w:val="no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u w:val="none"/>
      </w:rPr>
    </w:lvl>
  </w:abstractNum>
  <w:abstractNum w:abstractNumId="2" w15:restartNumberingAfterBreak="0">
    <w:nsid w:val="3531454E"/>
    <w:multiLevelType w:val="multilevel"/>
    <w:tmpl w:val="219A9458"/>
    <w:lvl w:ilvl="0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72F4BB5"/>
    <w:multiLevelType w:val="multilevel"/>
    <w:tmpl w:val="41A0094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CBB5978"/>
    <w:multiLevelType w:val="multilevel"/>
    <w:tmpl w:val="1E8AF496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" w15:restartNumberingAfterBreak="0">
    <w:nsid w:val="6B49127C"/>
    <w:multiLevelType w:val="multilevel"/>
    <w:tmpl w:val="9E024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5"/>
  </w:num>
  <w:num w:numId="5">
    <w:abstractNumId w:val="1"/>
  </w:num>
  <w:num w:numId="6">
    <w:abstractNumId w:val="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Edison Verdesoto">
    <w15:presenceInfo w15:providerId="Windows Live" w15:userId="e4c28866c66a02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4875"/>
    <w:rsid w:val="000D7AA2"/>
    <w:rsid w:val="00234577"/>
    <w:rsid w:val="002C6D21"/>
    <w:rsid w:val="003064F7"/>
    <w:rsid w:val="003C6734"/>
    <w:rsid w:val="005945E3"/>
    <w:rsid w:val="00735E2A"/>
    <w:rsid w:val="008D5A0F"/>
    <w:rsid w:val="009E6FEE"/>
    <w:rsid w:val="00A64875"/>
    <w:rsid w:val="00AB39A6"/>
    <w:rsid w:val="00AE0788"/>
    <w:rsid w:val="00C47287"/>
    <w:rsid w:val="00C74EA2"/>
    <w:rsid w:val="00DF530A"/>
    <w:rsid w:val="00E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DE1C6"/>
  <w15:docId w15:val="{6CE0BC73-196A-412D-88D9-45EAA2FF6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548DD4"/>
        <w:sz w:val="22"/>
        <w:szCs w:val="22"/>
        <w:lang w:val="en" w:eastAsia="es-EC" w:bidi="ar-SA"/>
      </w:rPr>
    </w:rPrDefault>
    <w:pPrDefault>
      <w:pPr>
        <w:spacing w:before="120" w:after="320" w:line="276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4FA"/>
  </w:style>
  <w:style w:type="paragraph" w:styleId="Ttulo1">
    <w:name w:val="heading 1"/>
    <w:basedOn w:val="Normal"/>
    <w:next w:val="Normal"/>
    <w:uiPriority w:val="9"/>
    <w:qFormat/>
    <w:rsid w:val="00E404FA"/>
    <w:pPr>
      <w:keepNext/>
      <w:keepLines/>
      <w:spacing w:after="0" w:line="240" w:lineRule="auto"/>
      <w:outlineLvl w:val="0"/>
    </w:pPr>
    <w:rPr>
      <w:b/>
      <w:bCs/>
      <w:color w:val="0F243E" w:themeColor="text2" w:themeShade="80"/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spacing w:after="0" w:line="240" w:lineRule="auto"/>
      <w:outlineLvl w:val="1"/>
    </w:pPr>
    <w:rPr>
      <w:b/>
      <w:bCs/>
      <w:color w:val="17365D"/>
      <w:sz w:val="36"/>
      <w:szCs w:val="36"/>
    </w:rPr>
  </w:style>
  <w:style w:type="paragraph" w:styleId="Ttulo3">
    <w:name w:val="heading 3"/>
    <w:basedOn w:val="Normal"/>
    <w:next w:val="Normal"/>
    <w:uiPriority w:val="9"/>
    <w:unhideWhenUsed/>
    <w:qFormat/>
    <w:rsid w:val="00E404FA"/>
    <w:pPr>
      <w:keepNext/>
      <w:keepLines/>
      <w:spacing w:before="40" w:after="0"/>
      <w:outlineLvl w:val="2"/>
    </w:pPr>
    <w:rPr>
      <w:b/>
      <w:bCs/>
      <w:color w:val="0F243E" w:themeColor="text2" w:themeShade="80"/>
      <w:sz w:val="32"/>
      <w:szCs w:val="32"/>
    </w:rPr>
  </w:style>
  <w:style w:type="paragraph" w:styleId="Ttulo4">
    <w:name w:val="heading 4"/>
    <w:basedOn w:val="Normal"/>
    <w:next w:val="Normal"/>
    <w:uiPriority w:val="9"/>
    <w:unhideWhenUsed/>
    <w:qFormat/>
    <w:pPr>
      <w:keepNext/>
      <w:keepLines/>
      <w:spacing w:after="0" w:line="240" w:lineRule="auto"/>
      <w:jc w:val="center"/>
      <w:outlineLvl w:val="3"/>
    </w:pPr>
    <w:rPr>
      <w:i/>
      <w:iCs/>
      <w:color w:val="1F497D"/>
      <w:sz w:val="18"/>
      <w:szCs w:val="18"/>
    </w:rPr>
  </w:style>
  <w:style w:type="paragraph" w:styleId="Ttulo5">
    <w:name w:val="heading 5"/>
    <w:basedOn w:val="Normal"/>
    <w:next w:val="Normal"/>
    <w:uiPriority w:val="9"/>
    <w:unhideWhenUsed/>
    <w:qFormat/>
    <w:pPr>
      <w:keepNext/>
      <w:keepLines/>
      <w:spacing w:line="240" w:lineRule="auto"/>
      <w:outlineLvl w:val="4"/>
    </w:pPr>
    <w:rPr>
      <w:i/>
      <w:iCs/>
      <w:color w:val="1F497D"/>
      <w:sz w:val="18"/>
      <w:szCs w:val="18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5"/>
    </w:pPr>
    <w:rPr>
      <w:rFonts w:ascii="Cambria" w:eastAsia="Cambria" w:hAnsi="Cambria" w:cs="Cambria"/>
      <w:color w:val="243F6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spacing w:after="160" w:line="240" w:lineRule="auto"/>
    </w:pPr>
    <w:rPr>
      <w:color w:val="5A5A5A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35E2A"/>
  </w:style>
  <w:style w:type="paragraph" w:styleId="Piedepgina">
    <w:name w:val="footer"/>
    <w:basedOn w:val="Normal"/>
    <w:link w:val="PiedepginaCar"/>
    <w:uiPriority w:val="99"/>
    <w:unhideWhenUsed/>
    <w:rsid w:val="00735E2A"/>
    <w:pPr>
      <w:tabs>
        <w:tab w:val="center" w:pos="4252"/>
        <w:tab w:val="right" w:pos="8504"/>
      </w:tabs>
      <w:spacing w:before="0"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35E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5.png"/><Relationship Id="rId21" Type="http://schemas.openxmlformats.org/officeDocument/2006/relationships/image" Target="media/image10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image" Target="media/image37.png"/><Relationship Id="rId55" Type="http://schemas.openxmlformats.org/officeDocument/2006/relationships/image" Target="media/image42.png"/><Relationship Id="rId63" Type="http://schemas.openxmlformats.org/officeDocument/2006/relationships/image" Target="media/image50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6.png"/><Relationship Id="rId29" Type="http://schemas.openxmlformats.org/officeDocument/2006/relationships/footer" Target="footer2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image" Target="media/image40.png"/><Relationship Id="rId58" Type="http://schemas.openxmlformats.org/officeDocument/2006/relationships/image" Target="media/image45.png"/><Relationship Id="rId66" Type="http://schemas.microsoft.com/office/2011/relationships/people" Target="people.xml"/><Relationship Id="rId5" Type="http://schemas.openxmlformats.org/officeDocument/2006/relationships/webSettings" Target="webSettings.xml"/><Relationship Id="rId61" Type="http://schemas.openxmlformats.org/officeDocument/2006/relationships/image" Target="media/image48.png"/><Relationship Id="rId19" Type="http://schemas.openxmlformats.org/officeDocument/2006/relationships/image" Target="media/image8.png"/><Relationship Id="rId14" Type="http://schemas.openxmlformats.org/officeDocument/2006/relationships/image" Target="media/image4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footer" Target="footer3.xml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image" Target="media/image43.png"/><Relationship Id="rId64" Type="http://schemas.openxmlformats.org/officeDocument/2006/relationships/image" Target="media/image51.png"/><Relationship Id="rId8" Type="http://schemas.openxmlformats.org/officeDocument/2006/relationships/footer" Target="footer1.xml"/><Relationship Id="rId51" Type="http://schemas.openxmlformats.org/officeDocument/2006/relationships/image" Target="media/image38.png"/><Relationship Id="rId3" Type="http://schemas.openxmlformats.org/officeDocument/2006/relationships/styles" Target="styles.xml"/><Relationship Id="rId12" Type="http://schemas.openxmlformats.org/officeDocument/2006/relationships/hyperlink" Target="https://netbeans.apache.org/front/main/download/" TargetMode="External"/><Relationship Id="rId17" Type="http://schemas.openxmlformats.org/officeDocument/2006/relationships/hyperlink" Target="https://developer.android.com/studio" TargetMode="External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59" Type="http://schemas.openxmlformats.org/officeDocument/2006/relationships/image" Target="media/image46.png"/><Relationship Id="rId67" Type="http://schemas.openxmlformats.org/officeDocument/2006/relationships/theme" Target="theme/theme1.xml"/><Relationship Id="rId20" Type="http://schemas.openxmlformats.org/officeDocument/2006/relationships/image" Target="media/image9.png"/><Relationship Id="rId41" Type="http://schemas.openxmlformats.org/officeDocument/2006/relationships/image" Target="media/image28.png"/><Relationship Id="rId54" Type="http://schemas.openxmlformats.org/officeDocument/2006/relationships/image" Target="media/image41.png"/><Relationship Id="rId62" Type="http://schemas.openxmlformats.org/officeDocument/2006/relationships/image" Target="media/image4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5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3.png"/><Relationship Id="rId49" Type="http://schemas.openxmlformats.org/officeDocument/2006/relationships/image" Target="media/image36.png"/><Relationship Id="rId57" Type="http://schemas.openxmlformats.org/officeDocument/2006/relationships/image" Target="media/image44.png"/><Relationship Id="rId10" Type="http://schemas.openxmlformats.org/officeDocument/2006/relationships/hyperlink" Target="https://www.oracle.com/java/technologies/javase/jdk17-archive-downloads.html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image" Target="media/image39.png"/><Relationship Id="rId60" Type="http://schemas.openxmlformats.org/officeDocument/2006/relationships/image" Target="media/image47.png"/><Relationship Id="rId65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jpg"/><Relationship Id="rId13" Type="http://schemas.openxmlformats.org/officeDocument/2006/relationships/image" Target="media/image3.png"/><Relationship Id="rId18" Type="http://schemas.openxmlformats.org/officeDocument/2006/relationships/image" Target="media/image7.png"/><Relationship Id="rId39" Type="http://schemas.openxmlformats.org/officeDocument/2006/relationships/image" Target="media/image26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C75C11-AFB3-4847-B996-85A347460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</TotalTime>
  <Pages>36</Pages>
  <Words>10904</Words>
  <Characters>59977</Characters>
  <Application>Microsoft Office Word</Application>
  <DocSecurity>0</DocSecurity>
  <Lines>499</Lines>
  <Paragraphs>141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Soto</dc:creator>
  <cp:lastModifiedBy>Eduardo Mauricio Campaña Ortega</cp:lastModifiedBy>
  <cp:revision>12</cp:revision>
  <dcterms:created xsi:type="dcterms:W3CDTF">2026-05-12T01:27:00Z</dcterms:created>
  <dcterms:modified xsi:type="dcterms:W3CDTF">2026-09-25T02:31:00Z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0x010100C789A941FA40E34E9C2059280B10934F</vt:lpwstr>
  </property>
  <property fmtid="{D5CDD505-2E9C-101B-9397-08002B2CF9AE}" pid="3" name="ZOTERO_PREF_1">
    <vt:lpwstr>&lt;data data-version="3" zotero-version="6.0.22"&gt;&lt;session id="5MEV0NYP"/&gt;&lt;style id="http://www.zotero.org/styles/apa" locale="es-ES" hasBibliography="1" bibliographyStyleHasBeenSet="1"/&gt;&lt;prefs&gt;&lt;pref name="fieldType" value="Field"/&gt;&lt;pref name="automaticJourn</vt:lpwstr>
  </property>
  <property fmtid="{D5CDD505-2E9C-101B-9397-08002B2CF9AE}" pid="4" name="ZOTERO_PREF_2">
    <vt:lpwstr>alAbbreviations" value="true"/&gt;&lt;/prefs&gt;&lt;/data&gt;</vt:lpwstr>
  </property>
</Properties>
</file>